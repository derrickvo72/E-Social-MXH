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E5B12" w14:textId="196EB1A9" w:rsidR="0021436B" w:rsidRPr="007C5CF6" w:rsidRDefault="0021436B" w:rsidP="0021436B">
      <w:pPr>
        <w:spacing w:line="288" w:lineRule="auto"/>
        <w:jc w:val="center"/>
        <w:rPr>
          <w:rFonts w:asciiTheme="majorBidi" w:hAnsiTheme="majorBidi" w:cstheme="majorBidi"/>
          <w:b/>
          <w:bCs/>
          <w:sz w:val="26"/>
          <w:szCs w:val="26"/>
        </w:rPr>
      </w:pPr>
      <w:r w:rsidRPr="000229CC">
        <w:rPr>
          <w:rFonts w:asciiTheme="majorHAnsi" w:hAnsiTheme="majorHAnsi" w:cstheme="majorHAnsi"/>
          <w:b/>
          <w:noProof/>
        </w:rPr>
        <mc:AlternateContent>
          <mc:Choice Requires="wpg">
            <w:drawing>
              <wp:anchor distT="0" distB="0" distL="114300" distR="114300" simplePos="0" relativeHeight="251659264" behindDoc="1" locked="0" layoutInCell="1" allowOverlap="1" wp14:anchorId="14A8EF21" wp14:editId="6973FD44">
                <wp:simplePos x="0" y="0"/>
                <wp:positionH relativeFrom="margin">
                  <wp:posOffset>-612775</wp:posOffset>
                </wp:positionH>
                <wp:positionV relativeFrom="paragraph">
                  <wp:posOffset>-861060</wp:posOffset>
                </wp:positionV>
                <wp:extent cx="6679565" cy="8881534"/>
                <wp:effectExtent l="0" t="0" r="6985" b="0"/>
                <wp:wrapNone/>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9565" cy="8881534"/>
                          <a:chOff x="1985" y="1418"/>
                          <a:chExt cx="8820" cy="14097"/>
                        </a:xfrm>
                      </wpg:grpSpPr>
                      <wpg:grpSp>
                        <wpg:cNvPr id="247" name="Group 3"/>
                        <wpg:cNvGrpSpPr>
                          <a:grpSpLocks/>
                        </wpg:cNvGrpSpPr>
                        <wpg:grpSpPr bwMode="auto">
                          <a:xfrm>
                            <a:off x="1985" y="1418"/>
                            <a:ext cx="1905" cy="1920"/>
                            <a:chOff x="1985" y="1418"/>
                            <a:chExt cx="1905" cy="1920"/>
                          </a:xfrm>
                        </wpg:grpSpPr>
                        <pic:pic xmlns:pic="http://schemas.openxmlformats.org/drawingml/2006/picture">
                          <pic:nvPicPr>
                            <pic:cNvPr id="248"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9"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50"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1" name="Group 7"/>
                        <wpg:cNvGrpSpPr>
                          <a:grpSpLocks/>
                        </wpg:cNvGrpSpPr>
                        <wpg:grpSpPr bwMode="auto">
                          <a:xfrm rot="-16200000">
                            <a:off x="8892" y="1418"/>
                            <a:ext cx="1905" cy="1920"/>
                            <a:chOff x="1985" y="1418"/>
                            <a:chExt cx="1905" cy="1920"/>
                          </a:xfrm>
                        </wpg:grpSpPr>
                        <pic:pic xmlns:pic="http://schemas.openxmlformats.org/drawingml/2006/picture">
                          <pic:nvPicPr>
                            <pic:cNvPr id="252"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3"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4" name="Group 10"/>
                        <wpg:cNvGrpSpPr>
                          <a:grpSpLocks/>
                        </wpg:cNvGrpSpPr>
                        <wpg:grpSpPr bwMode="auto">
                          <a:xfrm rot="-5400000">
                            <a:off x="1992" y="13595"/>
                            <a:ext cx="1905" cy="1920"/>
                            <a:chOff x="1985" y="1418"/>
                            <a:chExt cx="1905" cy="1920"/>
                          </a:xfrm>
                        </wpg:grpSpPr>
                        <pic:pic xmlns:pic="http://schemas.openxmlformats.org/drawingml/2006/picture">
                          <pic:nvPicPr>
                            <pic:cNvPr id="255"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 name="Group 13"/>
                        <wpg:cNvGrpSpPr>
                          <a:grpSpLocks/>
                        </wpg:cNvGrpSpPr>
                        <wpg:grpSpPr bwMode="auto">
                          <a:xfrm rot="-32400000">
                            <a:off x="8899" y="13595"/>
                            <a:ext cx="1905" cy="1920"/>
                            <a:chOff x="1985" y="1418"/>
                            <a:chExt cx="1905" cy="1920"/>
                          </a:xfrm>
                        </wpg:grpSpPr>
                        <pic:pic xmlns:pic="http://schemas.openxmlformats.org/drawingml/2006/picture">
                          <pic:nvPicPr>
                            <pic:cNvPr id="35"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7"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3B33F4" id="Group 246" o:spid="_x0000_s1026" style="position:absolute;margin-left:-48.25pt;margin-top:-67.8pt;width:525.95pt;height:699.35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7gzvgAAANsAAAAPAAAAZHJzL2Rvd25yZXYueG1sRI/NCsIw&#10;EITvgu8QVvCmqQp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HSzuDO+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">
                  <v:imagedata r:id="rId15" o:title="J0105250"/>
                </v:shape>
                <w10:wrap anchorx="margin"/>
              </v:group>
            </w:pict>
          </mc:Fallback>
        </mc:AlternateContent>
      </w:r>
      <w:r w:rsidRPr="007C5CF6">
        <w:rPr>
          <w:rFonts w:asciiTheme="majorBidi" w:hAnsiTheme="majorBidi" w:cstheme="majorBidi"/>
          <w:b/>
          <w:bCs/>
          <w:sz w:val="26"/>
          <w:szCs w:val="26"/>
        </w:rPr>
        <w:t>TRƯỜNG ĐẠI HỌC SƯ PHẠM KỸ THUẬT THÀNH PHỐ HỒ CHÍ MINH</w:t>
      </w:r>
    </w:p>
    <w:p w14:paraId="4CE89AFE" w14:textId="77777777" w:rsidR="0021436B" w:rsidRPr="007C5CF6" w:rsidRDefault="0021436B" w:rsidP="0021436B">
      <w:pPr>
        <w:spacing w:line="288" w:lineRule="auto"/>
        <w:jc w:val="center"/>
        <w:rPr>
          <w:rFonts w:asciiTheme="majorBidi" w:hAnsiTheme="majorBidi" w:cstheme="majorBidi"/>
          <w:b/>
          <w:bCs/>
          <w:sz w:val="26"/>
          <w:szCs w:val="26"/>
        </w:rPr>
      </w:pPr>
      <w:r w:rsidRPr="007C5CF6">
        <w:rPr>
          <w:rFonts w:asciiTheme="majorBidi" w:hAnsiTheme="majorBidi" w:cstheme="majorBidi"/>
          <w:b/>
          <w:bCs/>
          <w:sz w:val="26"/>
          <w:szCs w:val="26"/>
        </w:rPr>
        <w:t>KHOA ĐÀO TẠO CHẤT LƯỢNG CAO</w:t>
      </w:r>
    </w:p>
    <w:p w14:paraId="128EEE8C" w14:textId="026DBCA7" w:rsidR="0021436B" w:rsidRPr="007C5CF6" w:rsidRDefault="0021436B" w:rsidP="0021436B">
      <w:pPr>
        <w:tabs>
          <w:tab w:val="left" w:pos="720"/>
          <w:tab w:val="left" w:pos="1440"/>
          <w:tab w:val="left" w:pos="2160"/>
          <w:tab w:val="left" w:pos="2880"/>
          <w:tab w:val="left" w:pos="3600"/>
          <w:tab w:val="left" w:pos="4320"/>
          <w:tab w:val="left" w:pos="5040"/>
          <w:tab w:val="left" w:pos="5760"/>
          <w:tab w:val="right" w:pos="9121"/>
        </w:tabs>
        <w:spacing w:line="288" w:lineRule="auto"/>
        <w:jc w:val="center"/>
        <w:rPr>
          <w:rFonts w:asciiTheme="majorBidi" w:hAnsiTheme="majorBidi" w:cstheme="majorBidi"/>
          <w:b/>
          <w:bCs/>
          <w:sz w:val="26"/>
          <w:szCs w:val="26"/>
        </w:rPr>
      </w:pP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sidRPr="007C5CF6">
        <w:rPr>
          <w:rFonts w:asciiTheme="majorBidi" w:hAnsiTheme="majorBidi" w:cstheme="majorBidi"/>
        </w:rPr>
        <w:fldChar w:fldCharType="begin"/>
      </w:r>
      <w:r w:rsidRPr="007C5CF6">
        <w:rPr>
          <w:rFonts w:asciiTheme="majorBidi" w:hAnsiTheme="majorBidi" w:cstheme="majorBidi"/>
        </w:rPr>
        <w:instrText xml:space="preserve"> INCLUDEPICTURE  "http://t0.gstatic.com/images?q=tbn:ANd9GcR7BAz8hld8Rn4YZW5s_LsmbCivU780sKay-OhHY6sCfnmodrnQ" \* MERGEFORMATINET </w:instrText>
      </w:r>
      <w:r w:rsidRPr="007C5CF6">
        <w:rPr>
          <w:rFonts w:asciiTheme="majorBidi" w:hAnsiTheme="majorBidi" w:cstheme="majorBidi"/>
        </w:rPr>
        <w:fldChar w:fldCharType="separate"/>
      </w:r>
      <w:r>
        <w:rPr>
          <w:rFonts w:asciiTheme="majorBidi" w:hAnsiTheme="majorBidi" w:cstheme="majorBidi"/>
        </w:rPr>
        <w:fldChar w:fldCharType="begin"/>
      </w:r>
      <w:r>
        <w:rPr>
          <w:rFonts w:asciiTheme="majorBidi" w:hAnsiTheme="majorBidi" w:cstheme="majorBidi"/>
        </w:rPr>
        <w:instrText xml:space="preserve"> INCLUDEPICTURE  "http://t0.gstatic.com/images?q=tbn:ANd9GcR7BAz8hld8Rn4YZW5s_LsmbCivU780sKay-OhHY6sCfnmodrnQ" \* MERGEFORMATINET </w:instrText>
      </w:r>
      <w:r>
        <w:rPr>
          <w:rFonts w:asciiTheme="majorBidi" w:hAnsiTheme="majorBidi" w:cstheme="majorBidi"/>
        </w:rPr>
        <w:fldChar w:fldCharType="separate"/>
      </w:r>
      <w:r>
        <w:rPr>
          <w:rFonts w:asciiTheme="majorBidi" w:hAnsiTheme="majorBidi" w:cstheme="majorBidi"/>
        </w:rPr>
        <w:fldChar w:fldCharType="begin"/>
      </w:r>
      <w:r>
        <w:rPr>
          <w:rFonts w:asciiTheme="majorBidi" w:hAnsiTheme="majorBidi" w:cstheme="majorBidi"/>
        </w:rPr>
        <w:instrText xml:space="preserve"> INCLUDEPICTURE  "http://t0.gstatic.com/images?q=tbn:ANd9GcR7BAz8hld8Rn4YZW5s_LsmbCivU780sKay-OhHY6sCfnmodrnQ" \* MERGEFORMATINET </w:instrText>
      </w:r>
      <w:r>
        <w:rPr>
          <w:rFonts w:asciiTheme="majorBidi" w:hAnsiTheme="majorBidi" w:cstheme="majorBidi"/>
        </w:rPr>
        <w:fldChar w:fldCharType="separate"/>
      </w:r>
      <w:r>
        <w:rPr>
          <w:rFonts w:asciiTheme="majorBidi" w:hAnsiTheme="majorBidi" w:cstheme="majorBidi"/>
        </w:rPr>
        <w:fldChar w:fldCharType="begin"/>
      </w:r>
      <w:r>
        <w:rPr>
          <w:rFonts w:asciiTheme="majorBidi" w:hAnsiTheme="majorBidi" w:cstheme="majorBidi"/>
        </w:rPr>
        <w:instrText xml:space="preserve"> INCLUDEPICTURE  "http://t0.gstatic.com/images?q=tbn:ANd9GcR7BAz8hld8Rn4YZW5s_LsmbCivU780sKay-OhHY6sCfnmodrnQ" \* MERGEFORMATINET </w:instrText>
      </w:r>
      <w:r>
        <w:rPr>
          <w:rFonts w:asciiTheme="majorBidi" w:hAnsiTheme="majorBidi" w:cstheme="majorBidi"/>
        </w:rPr>
        <w:fldChar w:fldCharType="separate"/>
      </w:r>
      <w:r>
        <w:rPr>
          <w:rFonts w:asciiTheme="majorBidi" w:hAnsiTheme="majorBidi" w:cstheme="majorBidi"/>
        </w:rPr>
        <w:fldChar w:fldCharType="begin"/>
      </w:r>
      <w:r>
        <w:rPr>
          <w:rFonts w:asciiTheme="majorBidi" w:hAnsiTheme="majorBidi" w:cstheme="majorBidi"/>
        </w:rPr>
        <w:instrText xml:space="preserve"> INCLUDEPICTURE  "http://t0.gstatic.com/images?q=tbn:ANd9GcR7BAz8hld8Rn4YZW5s_LsmbCivU780sKay-OhHY6sCfnmodrnQ" \* MERGEFORMATINET </w:instrText>
      </w:r>
      <w:r>
        <w:rPr>
          <w:rFonts w:asciiTheme="majorBidi" w:hAnsiTheme="majorBidi" w:cstheme="majorBidi"/>
        </w:rPr>
        <w:fldChar w:fldCharType="separate"/>
      </w:r>
      <w:r>
        <w:rPr>
          <w:rFonts w:asciiTheme="majorBidi" w:hAnsiTheme="majorBidi" w:cstheme="majorBidi"/>
        </w:rPr>
        <w:fldChar w:fldCharType="begin"/>
      </w:r>
      <w:r>
        <w:rPr>
          <w:rFonts w:asciiTheme="majorBidi" w:hAnsiTheme="majorBidi" w:cstheme="majorBidi"/>
        </w:rPr>
        <w:instrText xml:space="preserve"> INCLUDEPICTURE  "http://t0.gstatic.com/images?q=tbn:ANd9GcR7BAz8hld8Rn4YZW5s_LsmbCivU780sKay-OhHY6sCfnmodrnQ" \* MERGEFORMATINET </w:instrText>
      </w:r>
      <w:r>
        <w:rPr>
          <w:rFonts w:asciiTheme="majorBidi" w:hAnsiTheme="majorBidi" w:cstheme="majorBidi"/>
        </w:rPr>
        <w:fldChar w:fldCharType="separate"/>
      </w:r>
      <w:r>
        <w:rPr>
          <w:rFonts w:asciiTheme="majorBidi" w:hAnsiTheme="majorBidi" w:cstheme="majorBidi"/>
        </w:rPr>
        <w:fldChar w:fldCharType="begin"/>
      </w:r>
      <w:r>
        <w:rPr>
          <w:rFonts w:asciiTheme="majorBidi" w:hAnsiTheme="majorBidi" w:cstheme="majorBidi"/>
        </w:rPr>
        <w:instrText xml:space="preserve"> INCLUDEPICTURE  "http://t0.gstatic.com/images?q=tbn:ANd9GcR7BAz8hld8Rn4YZW5s_LsmbCivU780sKay-OhHY6sCfnmodrnQ" \* MERGEFORMATINET </w:instrText>
      </w:r>
      <w:r>
        <w:rPr>
          <w:rFonts w:asciiTheme="majorBidi" w:hAnsiTheme="majorBidi" w:cstheme="majorBidi"/>
        </w:rPr>
        <w:fldChar w:fldCharType="separate"/>
      </w:r>
      <w:r>
        <w:rPr>
          <w:rFonts w:asciiTheme="majorBidi" w:hAnsiTheme="majorBidi" w:cstheme="majorBidi"/>
        </w:rPr>
        <w:fldChar w:fldCharType="begin"/>
      </w:r>
      <w:r>
        <w:rPr>
          <w:rFonts w:asciiTheme="majorBidi" w:hAnsiTheme="majorBidi" w:cstheme="majorBidi"/>
        </w:rPr>
        <w:instrText xml:space="preserve"> INCLUDEPICTURE  "http://t0.gstatic.com/images?q=tbn:ANd9GcR7BAz8hld8Rn4YZW5s_LsmbCivU780sKay-OhHY6sCfnmodrnQ" \* MERGEFORMATINET </w:instrText>
      </w:r>
      <w:r>
        <w:rPr>
          <w:rFonts w:asciiTheme="majorBidi" w:hAnsiTheme="majorBidi" w:cstheme="majorBidi"/>
        </w:rPr>
        <w:fldChar w:fldCharType="separate"/>
      </w:r>
      <w:r w:rsidR="00C94161">
        <w:rPr>
          <w:rFonts w:asciiTheme="majorBidi" w:hAnsiTheme="majorBidi" w:cstheme="majorBidi"/>
        </w:rPr>
        <w:fldChar w:fldCharType="begin"/>
      </w:r>
      <w:r w:rsidR="00C94161">
        <w:rPr>
          <w:rFonts w:asciiTheme="majorBidi" w:hAnsiTheme="majorBidi" w:cstheme="majorBidi"/>
        </w:rPr>
        <w:instrText xml:space="preserve"> INCLUDEPICTURE  "http://t0.gstatic.com/images?q=tbn:ANd9GcR7BAz8hld8Rn4YZW5s_LsmbCivU780sKay-OhHY6sCfnmodrnQ" \* MERGEFORMATINET </w:instrText>
      </w:r>
      <w:r w:rsidR="00C94161">
        <w:rPr>
          <w:rFonts w:asciiTheme="majorBidi" w:hAnsiTheme="majorBidi" w:cstheme="majorBidi"/>
        </w:rPr>
        <w:fldChar w:fldCharType="separate"/>
      </w:r>
      <w:r w:rsidR="00F11C2C">
        <w:rPr>
          <w:rFonts w:asciiTheme="majorBidi" w:hAnsiTheme="majorBidi" w:cstheme="majorBidi"/>
        </w:rPr>
        <w:fldChar w:fldCharType="begin"/>
      </w:r>
      <w:r w:rsidR="00F11C2C">
        <w:rPr>
          <w:rFonts w:asciiTheme="majorBidi" w:hAnsiTheme="majorBidi" w:cstheme="majorBidi"/>
        </w:rPr>
        <w:instrText xml:space="preserve"> INCLUDEPICTURE  "http://t0.gstatic.com/images?q=tbn:ANd9GcR7BAz8hld8Rn4YZW5s_LsmbCivU780sKay-OhHY6sCfnmodrnQ" \* MERGEFORMATINET </w:instrText>
      </w:r>
      <w:r w:rsidR="00F11C2C">
        <w:rPr>
          <w:rFonts w:asciiTheme="majorBidi" w:hAnsiTheme="majorBidi" w:cstheme="majorBidi"/>
        </w:rPr>
        <w:fldChar w:fldCharType="separate"/>
      </w:r>
      <w:r w:rsidR="0067148A">
        <w:rPr>
          <w:rFonts w:asciiTheme="majorBidi" w:hAnsiTheme="majorBidi" w:cstheme="majorBidi"/>
        </w:rPr>
        <w:fldChar w:fldCharType="begin"/>
      </w:r>
      <w:r w:rsidR="0067148A">
        <w:rPr>
          <w:rFonts w:asciiTheme="majorBidi" w:hAnsiTheme="majorBidi" w:cstheme="majorBidi"/>
        </w:rPr>
        <w:instrText xml:space="preserve"> INCLUDEPICTURE  "http://t0.gstatic.com/images?q=tbn:ANd9GcR7BAz8hld8Rn4YZW5s_LsmbCivU780sKay-OhHY6sCfnmodrnQ" \* MERGEFORMATINET </w:instrText>
      </w:r>
      <w:r w:rsidR="0067148A">
        <w:rPr>
          <w:rFonts w:asciiTheme="majorBidi" w:hAnsiTheme="majorBidi" w:cstheme="majorBidi"/>
        </w:rPr>
        <w:fldChar w:fldCharType="separate"/>
      </w:r>
      <w:r w:rsidR="009544A6">
        <w:rPr>
          <w:rFonts w:asciiTheme="majorBidi" w:hAnsiTheme="majorBidi" w:cstheme="majorBidi"/>
        </w:rPr>
        <w:fldChar w:fldCharType="begin"/>
      </w:r>
      <w:r w:rsidR="009544A6">
        <w:rPr>
          <w:rFonts w:asciiTheme="majorBidi" w:hAnsiTheme="majorBidi" w:cstheme="majorBidi"/>
        </w:rPr>
        <w:instrText xml:space="preserve"> INCLUDEPICTURE  "http://t0.gstatic.com/images?q=tbn:ANd9GcR7BAz8hld8Rn4YZW5s_LsmbCivU780sKay-OhHY6sCfnmodrnQ" \* MERGEFORMATINET </w:instrText>
      </w:r>
      <w:r w:rsidR="009544A6">
        <w:rPr>
          <w:rFonts w:asciiTheme="majorBidi" w:hAnsiTheme="majorBidi" w:cstheme="majorBidi"/>
        </w:rPr>
        <w:fldChar w:fldCharType="separate"/>
      </w:r>
      <w:r w:rsidR="0048213A">
        <w:rPr>
          <w:rFonts w:asciiTheme="majorBidi" w:hAnsiTheme="majorBidi" w:cstheme="majorBidi"/>
        </w:rPr>
        <w:fldChar w:fldCharType="begin"/>
      </w:r>
      <w:r w:rsidR="0048213A">
        <w:rPr>
          <w:rFonts w:asciiTheme="majorBidi" w:hAnsiTheme="majorBidi" w:cstheme="majorBidi"/>
        </w:rPr>
        <w:instrText xml:space="preserve"> INCLUDEPICTURE  "http://t0.gstatic.com/images?q=tbn:ANd9GcR7BAz8hld8Rn4YZW5s_LsmbCivU780sKay-OhHY6sCfnmodrnQ" \* MERGEFORMATINET </w:instrText>
      </w:r>
      <w:r w:rsidR="0048213A">
        <w:rPr>
          <w:rFonts w:asciiTheme="majorBidi" w:hAnsiTheme="majorBidi" w:cstheme="majorBidi"/>
        </w:rPr>
        <w:fldChar w:fldCharType="separate"/>
      </w:r>
      <w:r w:rsidR="0007794C">
        <w:rPr>
          <w:rFonts w:asciiTheme="majorBidi" w:hAnsiTheme="majorBidi" w:cstheme="majorBidi"/>
        </w:rPr>
        <w:fldChar w:fldCharType="begin"/>
      </w:r>
      <w:r w:rsidR="0007794C">
        <w:rPr>
          <w:rFonts w:asciiTheme="majorBidi" w:hAnsiTheme="majorBidi" w:cstheme="majorBidi"/>
        </w:rPr>
        <w:instrText xml:space="preserve"> INCLUDEPICTURE  "http://t0.gstatic.com/images?q=tbn:ANd9GcR7BAz8hld8Rn4YZW5s_LsmbCivU780sKay-OhHY6sCfnmodrnQ" \* MERGEFORMATINET </w:instrText>
      </w:r>
      <w:r w:rsidR="0007794C">
        <w:rPr>
          <w:rFonts w:asciiTheme="majorBidi" w:hAnsiTheme="majorBidi" w:cstheme="majorBidi"/>
        </w:rPr>
        <w:fldChar w:fldCharType="separate"/>
      </w:r>
      <w:r w:rsidR="00120A3D">
        <w:rPr>
          <w:rFonts w:asciiTheme="majorBidi" w:hAnsiTheme="majorBidi" w:cstheme="majorBidi"/>
        </w:rPr>
        <w:fldChar w:fldCharType="begin"/>
      </w:r>
      <w:r w:rsidR="00120A3D">
        <w:rPr>
          <w:rFonts w:asciiTheme="majorBidi" w:hAnsiTheme="majorBidi" w:cstheme="majorBidi"/>
        </w:rPr>
        <w:instrText xml:space="preserve"> INCLUDEPICTURE  "http://t0.gstatic.com/images?q=tbn:ANd9GcR7BAz8hld8Rn4YZW5s_LsmbCivU780sKay-OhHY6sCfnmodrnQ" \* MERGEFORMATINET </w:instrText>
      </w:r>
      <w:r w:rsidR="00120A3D">
        <w:rPr>
          <w:rFonts w:asciiTheme="majorBidi" w:hAnsiTheme="majorBidi" w:cstheme="majorBidi"/>
        </w:rPr>
        <w:fldChar w:fldCharType="separate"/>
      </w:r>
      <w:r w:rsidR="000C4EED">
        <w:rPr>
          <w:rFonts w:asciiTheme="majorBidi" w:hAnsiTheme="majorBidi" w:cstheme="majorBidi"/>
        </w:rPr>
        <w:fldChar w:fldCharType="begin"/>
      </w:r>
      <w:r w:rsidR="000C4EED">
        <w:rPr>
          <w:rFonts w:asciiTheme="majorBidi" w:hAnsiTheme="majorBidi" w:cstheme="majorBidi"/>
        </w:rPr>
        <w:instrText xml:space="preserve"> INCLUDEPICTURE  "http://t0.gstatic.com/images?q=tbn:ANd9GcR7BAz8hld8Rn4YZW5s_LsmbCivU780sKay-OhHY6sCfnmodrnQ" \* MERGEFORMATINET </w:instrText>
      </w:r>
      <w:r w:rsidR="000C4EED">
        <w:rPr>
          <w:rFonts w:asciiTheme="majorBidi" w:hAnsiTheme="majorBidi" w:cstheme="majorBidi"/>
        </w:rPr>
        <w:fldChar w:fldCharType="separate"/>
      </w:r>
      <w:r w:rsidR="00956707">
        <w:rPr>
          <w:rFonts w:asciiTheme="majorBidi" w:hAnsiTheme="majorBidi" w:cstheme="majorBidi"/>
        </w:rPr>
        <w:fldChar w:fldCharType="begin"/>
      </w:r>
      <w:r w:rsidR="00956707">
        <w:rPr>
          <w:rFonts w:asciiTheme="majorBidi" w:hAnsiTheme="majorBidi" w:cstheme="majorBidi"/>
        </w:rPr>
        <w:instrText xml:space="preserve"> </w:instrText>
      </w:r>
      <w:r w:rsidR="00956707">
        <w:rPr>
          <w:rFonts w:asciiTheme="majorBidi" w:hAnsiTheme="majorBidi" w:cstheme="majorBidi"/>
        </w:rPr>
        <w:instrText>INCLUDEPICTURE  "http://t0.gstatic.com/images?q=tbn:ANd9GcR7BAz8hld8Rn4YZW5s_LsmbCivU780sKay-OhHY6sCfnmodrnQ" \* MERGEFORMATINET</w:instrText>
      </w:r>
      <w:r w:rsidR="00956707">
        <w:rPr>
          <w:rFonts w:asciiTheme="majorBidi" w:hAnsiTheme="majorBidi" w:cstheme="majorBidi"/>
        </w:rPr>
        <w:instrText xml:space="preserve"> </w:instrText>
      </w:r>
      <w:r w:rsidR="00956707">
        <w:rPr>
          <w:rFonts w:asciiTheme="majorBidi" w:hAnsiTheme="majorBidi" w:cstheme="majorBidi"/>
        </w:rPr>
        <w:fldChar w:fldCharType="separate"/>
      </w:r>
      <w:r w:rsidR="000C799A">
        <w:rPr>
          <w:rFonts w:asciiTheme="majorBidi" w:hAnsiTheme="majorBidi" w:cstheme="majorBidi"/>
        </w:rPr>
        <w:pict w14:anchorId="0CB98E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5.9pt;height:132.4pt">
            <v:imagedata r:id="rId18" r:href="rId19"/>
          </v:shape>
        </w:pict>
      </w:r>
      <w:r w:rsidR="00956707">
        <w:rPr>
          <w:rFonts w:asciiTheme="majorBidi" w:hAnsiTheme="majorBidi" w:cstheme="majorBidi"/>
        </w:rPr>
        <w:fldChar w:fldCharType="end"/>
      </w:r>
      <w:r w:rsidR="000C4EED">
        <w:rPr>
          <w:rFonts w:asciiTheme="majorBidi" w:hAnsiTheme="majorBidi" w:cstheme="majorBidi"/>
        </w:rPr>
        <w:fldChar w:fldCharType="end"/>
      </w:r>
      <w:r w:rsidR="00120A3D">
        <w:rPr>
          <w:rFonts w:asciiTheme="majorBidi" w:hAnsiTheme="majorBidi" w:cstheme="majorBidi"/>
        </w:rPr>
        <w:fldChar w:fldCharType="end"/>
      </w:r>
      <w:r w:rsidR="0007794C">
        <w:rPr>
          <w:rFonts w:asciiTheme="majorBidi" w:hAnsiTheme="majorBidi" w:cstheme="majorBidi"/>
        </w:rPr>
        <w:fldChar w:fldCharType="end"/>
      </w:r>
      <w:r w:rsidR="0048213A">
        <w:rPr>
          <w:rFonts w:asciiTheme="majorBidi" w:hAnsiTheme="majorBidi" w:cstheme="majorBidi"/>
        </w:rPr>
        <w:fldChar w:fldCharType="end"/>
      </w:r>
      <w:r w:rsidR="009544A6">
        <w:rPr>
          <w:rFonts w:asciiTheme="majorBidi" w:hAnsiTheme="majorBidi" w:cstheme="majorBidi"/>
        </w:rPr>
        <w:fldChar w:fldCharType="end"/>
      </w:r>
      <w:r w:rsidR="0067148A">
        <w:rPr>
          <w:rFonts w:asciiTheme="majorBidi" w:hAnsiTheme="majorBidi" w:cstheme="majorBidi"/>
        </w:rPr>
        <w:fldChar w:fldCharType="end"/>
      </w:r>
      <w:r w:rsidR="00F11C2C">
        <w:rPr>
          <w:rFonts w:asciiTheme="majorBidi" w:hAnsiTheme="majorBidi" w:cstheme="majorBidi"/>
        </w:rPr>
        <w:fldChar w:fldCharType="end"/>
      </w:r>
      <w:r w:rsidR="00C94161">
        <w:rPr>
          <w:rFonts w:asciiTheme="majorBidi" w:hAnsiTheme="majorBidi" w:cstheme="majorBidi"/>
        </w:rPr>
        <w:fldChar w:fldCharType="end"/>
      </w:r>
      <w:r>
        <w:rPr>
          <w:rFonts w:asciiTheme="majorBidi" w:hAnsiTheme="majorBidi" w:cstheme="majorBidi"/>
        </w:rPr>
        <w:fldChar w:fldCharType="end"/>
      </w:r>
      <w:r>
        <w:rPr>
          <w:rFonts w:asciiTheme="majorBidi" w:hAnsiTheme="majorBidi" w:cstheme="majorBidi"/>
        </w:rPr>
        <w:fldChar w:fldCharType="end"/>
      </w:r>
      <w:r>
        <w:rPr>
          <w:rFonts w:asciiTheme="majorBidi" w:hAnsiTheme="majorBidi" w:cstheme="majorBidi"/>
        </w:rPr>
        <w:fldChar w:fldCharType="end"/>
      </w:r>
      <w:r>
        <w:rPr>
          <w:rFonts w:asciiTheme="majorBidi" w:hAnsiTheme="majorBidi" w:cstheme="majorBidi"/>
        </w:rPr>
        <w:fldChar w:fldCharType="end"/>
      </w:r>
      <w:r>
        <w:rPr>
          <w:rFonts w:asciiTheme="majorBidi" w:hAnsiTheme="majorBidi" w:cstheme="majorBidi"/>
        </w:rPr>
        <w:fldChar w:fldCharType="end"/>
      </w:r>
      <w:r>
        <w:rPr>
          <w:rFonts w:asciiTheme="majorBidi" w:hAnsiTheme="majorBidi" w:cstheme="majorBidi"/>
        </w:rPr>
        <w:fldChar w:fldCharType="end"/>
      </w:r>
      <w:r>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r w:rsidRPr="007C5CF6">
        <w:rPr>
          <w:rFonts w:asciiTheme="majorBidi" w:hAnsiTheme="majorBidi" w:cstheme="majorBidi"/>
        </w:rPr>
        <w:fldChar w:fldCharType="end"/>
      </w:r>
    </w:p>
    <w:p w14:paraId="10623665" w14:textId="77777777" w:rsidR="0021436B" w:rsidRPr="007C5CF6" w:rsidRDefault="0021436B" w:rsidP="0021436B">
      <w:pPr>
        <w:spacing w:line="288" w:lineRule="auto"/>
        <w:rPr>
          <w:rFonts w:asciiTheme="majorBidi" w:hAnsiTheme="majorBidi" w:cstheme="majorBidi"/>
          <w:b/>
          <w:bCs/>
          <w:sz w:val="26"/>
          <w:szCs w:val="26"/>
        </w:rPr>
      </w:pPr>
    </w:p>
    <w:p w14:paraId="22CD89C0" w14:textId="6BC392E8" w:rsidR="0021436B" w:rsidRPr="007C5CF6" w:rsidRDefault="0021436B" w:rsidP="0021436B">
      <w:pPr>
        <w:spacing w:line="288" w:lineRule="auto"/>
        <w:jc w:val="center"/>
        <w:rPr>
          <w:rFonts w:asciiTheme="majorBidi" w:hAnsiTheme="majorBidi" w:cstheme="majorBidi"/>
          <w:b/>
          <w:bCs/>
          <w:sz w:val="26"/>
          <w:szCs w:val="26"/>
        </w:rPr>
      </w:pPr>
      <w:r>
        <w:rPr>
          <w:rFonts w:asciiTheme="majorBidi" w:hAnsiTheme="majorBidi" w:cstheme="majorBidi"/>
          <w:b/>
          <w:bCs/>
          <w:sz w:val="32"/>
          <w:szCs w:val="32"/>
        </w:rPr>
        <w:t xml:space="preserve">TIỂU LUẬN </w:t>
      </w:r>
      <w:r w:rsidR="00756CDF">
        <w:rPr>
          <w:rFonts w:asciiTheme="majorBidi" w:hAnsiTheme="majorBidi" w:cstheme="majorBidi"/>
          <w:b/>
          <w:bCs/>
          <w:sz w:val="32"/>
          <w:szCs w:val="32"/>
        </w:rPr>
        <w:t>CHUYÊN NGÀNH</w:t>
      </w:r>
    </w:p>
    <w:p w14:paraId="422A420C" w14:textId="77777777" w:rsidR="0021436B" w:rsidRPr="007C5CF6" w:rsidRDefault="0021436B" w:rsidP="0021436B">
      <w:pPr>
        <w:spacing w:line="288" w:lineRule="auto"/>
        <w:rPr>
          <w:rFonts w:asciiTheme="majorBidi" w:hAnsiTheme="majorBidi" w:cstheme="majorBidi"/>
          <w:b/>
          <w:bCs/>
          <w:sz w:val="26"/>
          <w:szCs w:val="26"/>
        </w:rPr>
      </w:pPr>
    </w:p>
    <w:p w14:paraId="6A34A225" w14:textId="789254FB" w:rsidR="0021436B" w:rsidRPr="00912305" w:rsidRDefault="0021436B" w:rsidP="0021436B">
      <w:pPr>
        <w:spacing w:line="288" w:lineRule="auto"/>
        <w:jc w:val="center"/>
        <w:rPr>
          <w:rFonts w:ascii="Times New Roman" w:hAnsi="Times New Roman" w:cs="Times New Roman"/>
          <w:b/>
          <w:bCs/>
          <w:color w:val="000000" w:themeColor="text1"/>
          <w:sz w:val="36"/>
          <w:szCs w:val="36"/>
        </w:rPr>
      </w:pPr>
      <w:commentRangeStart w:id="0"/>
      <w:commentRangeStart w:id="1"/>
      <w:commentRangeStart w:id="2"/>
      <w:r w:rsidRPr="00912305">
        <w:rPr>
          <w:rFonts w:ascii="Times New Roman" w:hAnsi="Times New Roman" w:cs="Times New Roman"/>
          <w:b/>
          <w:bCs/>
          <w:color w:val="000000" w:themeColor="text1"/>
          <w:sz w:val="36"/>
          <w:szCs w:val="36"/>
        </w:rPr>
        <w:t xml:space="preserve">XÂY DỰNG </w:t>
      </w:r>
      <w:ins w:id="3" w:author="Mai Anh Thơ" w:date="2021-09-06T16:45:00Z">
        <w:r w:rsidR="000C4EED">
          <w:rPr>
            <w:rFonts w:ascii="Times New Roman" w:hAnsi="Times New Roman" w:cs="Times New Roman"/>
            <w:b/>
            <w:bCs/>
            <w:color w:val="000000" w:themeColor="text1"/>
            <w:sz w:val="36"/>
            <w:szCs w:val="36"/>
          </w:rPr>
          <w:t xml:space="preserve">WEBSITE </w:t>
        </w:r>
      </w:ins>
      <w:r>
        <w:rPr>
          <w:rFonts w:ascii="Times New Roman" w:hAnsi="Times New Roman" w:cs="Times New Roman"/>
          <w:b/>
          <w:bCs/>
          <w:color w:val="000000" w:themeColor="text1"/>
          <w:sz w:val="36"/>
          <w:szCs w:val="36"/>
        </w:rPr>
        <w:t>MẠNG XÃ HỘI</w:t>
      </w:r>
      <w:commentRangeEnd w:id="0"/>
      <w:r w:rsidR="000C4EED">
        <w:rPr>
          <w:rStyle w:val="CommentReference"/>
        </w:rPr>
        <w:commentReference w:id="0"/>
      </w:r>
      <w:commentRangeEnd w:id="1"/>
      <w:r w:rsidR="000C799A">
        <w:rPr>
          <w:rStyle w:val="CommentReference"/>
        </w:rPr>
        <w:commentReference w:id="1"/>
      </w:r>
      <w:commentRangeEnd w:id="2"/>
      <w:r w:rsidR="000C799A">
        <w:rPr>
          <w:rStyle w:val="CommentReference"/>
        </w:rPr>
        <w:commentReference w:id="2"/>
      </w:r>
    </w:p>
    <w:p w14:paraId="41727465" w14:textId="6D15D3EC" w:rsidR="0021436B" w:rsidRDefault="0021436B" w:rsidP="0021436B">
      <w:pPr>
        <w:spacing w:line="288" w:lineRule="auto"/>
        <w:ind w:left="720" w:firstLine="720"/>
        <w:rPr>
          <w:rFonts w:asciiTheme="majorBidi" w:hAnsiTheme="majorBidi" w:cstheme="majorBidi"/>
          <w:b/>
          <w:bCs/>
          <w:sz w:val="36"/>
          <w:szCs w:val="36"/>
        </w:rPr>
      </w:pPr>
    </w:p>
    <w:p w14:paraId="796FE623" w14:textId="29A1905D" w:rsidR="00C02F22" w:rsidRDefault="00C02F22" w:rsidP="00C02F22">
      <w:pPr>
        <w:spacing w:line="288" w:lineRule="auto"/>
        <w:ind w:left="720" w:firstLine="720"/>
        <w:rPr>
          <w:rFonts w:asciiTheme="majorBidi" w:hAnsiTheme="majorBidi" w:cstheme="majorBidi"/>
          <w:b/>
          <w:bCs/>
          <w:sz w:val="28"/>
          <w:szCs w:val="28"/>
        </w:rPr>
      </w:pPr>
      <w:r w:rsidRPr="007C5CF6">
        <w:rPr>
          <w:rFonts w:asciiTheme="majorBidi" w:hAnsiTheme="majorBidi" w:cstheme="majorBidi"/>
          <w:b/>
          <w:bCs/>
          <w:sz w:val="28"/>
          <w:szCs w:val="28"/>
        </w:rPr>
        <w:t xml:space="preserve">GVHD: </w:t>
      </w:r>
      <w:proofErr w:type="spellStart"/>
      <w:r w:rsidRPr="007C5CF6">
        <w:rPr>
          <w:rFonts w:asciiTheme="majorBidi" w:hAnsiTheme="majorBidi" w:cstheme="majorBidi"/>
          <w:b/>
          <w:bCs/>
          <w:sz w:val="28"/>
          <w:szCs w:val="28"/>
        </w:rPr>
        <w:t>T</w:t>
      </w:r>
      <w:ins w:id="4" w:author="Mai Anh Thơ" w:date="2021-09-06T16:43:00Z">
        <w:r w:rsidR="000C4EED">
          <w:rPr>
            <w:rFonts w:asciiTheme="majorBidi" w:hAnsiTheme="majorBidi" w:cstheme="majorBidi"/>
            <w:b/>
            <w:bCs/>
            <w:sz w:val="28"/>
            <w:szCs w:val="28"/>
          </w:rPr>
          <w:t>h</w:t>
        </w:r>
      </w:ins>
      <w:r w:rsidRPr="007C5CF6">
        <w:rPr>
          <w:rFonts w:asciiTheme="majorBidi" w:hAnsiTheme="majorBidi" w:cstheme="majorBidi"/>
          <w:b/>
          <w:bCs/>
          <w:sz w:val="28"/>
          <w:szCs w:val="28"/>
        </w:rPr>
        <w:t>S</w:t>
      </w:r>
      <w:proofErr w:type="spellEnd"/>
      <w:r w:rsidRPr="007C5CF6">
        <w:rPr>
          <w:rFonts w:asciiTheme="majorBidi" w:hAnsiTheme="majorBidi" w:cstheme="majorBidi"/>
          <w:b/>
          <w:bCs/>
          <w:sz w:val="28"/>
          <w:szCs w:val="28"/>
        </w:rPr>
        <w:t xml:space="preserve">. </w:t>
      </w:r>
      <w:r>
        <w:rPr>
          <w:rFonts w:asciiTheme="majorBidi" w:hAnsiTheme="majorBidi" w:cstheme="majorBidi"/>
          <w:b/>
          <w:bCs/>
          <w:sz w:val="28"/>
          <w:szCs w:val="28"/>
        </w:rPr>
        <w:t>MAI ANH THƠ</w:t>
      </w:r>
    </w:p>
    <w:p w14:paraId="0FE2489C" w14:textId="16774CAC" w:rsidR="00C02F22" w:rsidRDefault="00C02F22" w:rsidP="00C02F22">
      <w:pPr>
        <w:spacing w:line="288" w:lineRule="auto"/>
        <w:ind w:left="720" w:firstLine="720"/>
        <w:rPr>
          <w:rFonts w:asciiTheme="majorBidi" w:hAnsiTheme="majorBidi" w:cstheme="majorBidi"/>
          <w:b/>
          <w:bCs/>
          <w:sz w:val="28"/>
          <w:szCs w:val="28"/>
        </w:rPr>
      </w:pPr>
      <w:proofErr w:type="spellStart"/>
      <w:r w:rsidRPr="007C5CF6">
        <w:rPr>
          <w:rFonts w:asciiTheme="majorBidi" w:hAnsiTheme="majorBidi" w:cstheme="majorBidi"/>
          <w:b/>
          <w:bCs/>
          <w:sz w:val="28"/>
          <w:szCs w:val="28"/>
        </w:rPr>
        <w:t>Ngành</w:t>
      </w:r>
      <w:proofErr w:type="spellEnd"/>
      <w:r w:rsidRPr="007C5CF6">
        <w:rPr>
          <w:rFonts w:asciiTheme="majorBidi" w:hAnsiTheme="majorBidi" w:cstheme="majorBidi"/>
          <w:b/>
          <w:bCs/>
          <w:sz w:val="28"/>
          <w:szCs w:val="28"/>
        </w:rPr>
        <w:t>: CÔNG NGHỆ THÔNG TIN</w:t>
      </w:r>
    </w:p>
    <w:p w14:paraId="79C5100A" w14:textId="02752A47" w:rsidR="00C02F22" w:rsidRPr="00C02F22" w:rsidRDefault="00C02F22" w:rsidP="00C02F22">
      <w:pPr>
        <w:spacing w:line="288" w:lineRule="auto"/>
        <w:ind w:left="720" w:firstLine="720"/>
        <w:rPr>
          <w:rFonts w:asciiTheme="majorBidi" w:hAnsiTheme="majorBidi" w:cstheme="majorBidi"/>
          <w:b/>
          <w:bCs/>
          <w:sz w:val="28"/>
          <w:szCs w:val="28"/>
        </w:rPr>
      </w:pPr>
      <w:proofErr w:type="spellStart"/>
      <w:r w:rsidRPr="007C5CF6">
        <w:rPr>
          <w:rFonts w:asciiTheme="majorBidi" w:hAnsiTheme="majorBidi" w:cstheme="majorBidi"/>
          <w:b/>
          <w:bCs/>
          <w:sz w:val="28"/>
          <w:szCs w:val="28"/>
        </w:rPr>
        <w:t>Khoá</w:t>
      </w:r>
      <w:proofErr w:type="spellEnd"/>
      <w:r w:rsidRPr="007C5CF6">
        <w:rPr>
          <w:rFonts w:asciiTheme="majorBidi" w:hAnsiTheme="majorBidi" w:cstheme="majorBidi"/>
          <w:b/>
          <w:bCs/>
          <w:sz w:val="28"/>
          <w:szCs w:val="28"/>
        </w:rPr>
        <w:t>: 1</w:t>
      </w:r>
      <w:r>
        <w:rPr>
          <w:rFonts w:asciiTheme="majorBidi" w:hAnsiTheme="majorBidi" w:cstheme="majorBidi"/>
          <w:b/>
          <w:bCs/>
          <w:sz w:val="28"/>
          <w:szCs w:val="28"/>
        </w:rPr>
        <w:t>8</w:t>
      </w:r>
    </w:p>
    <w:p w14:paraId="4B9FBD13" w14:textId="3A6A6B4C" w:rsidR="0021436B" w:rsidRPr="007C5CF6" w:rsidRDefault="0021436B" w:rsidP="0021436B">
      <w:pPr>
        <w:spacing w:line="288" w:lineRule="auto"/>
        <w:ind w:left="720" w:firstLine="720"/>
        <w:rPr>
          <w:rFonts w:asciiTheme="majorBidi" w:hAnsiTheme="majorBidi" w:cstheme="majorBidi"/>
          <w:b/>
          <w:bCs/>
          <w:sz w:val="28"/>
          <w:szCs w:val="28"/>
        </w:rPr>
      </w:pPr>
      <w:r w:rsidRPr="007C5CF6">
        <w:rPr>
          <w:rFonts w:asciiTheme="majorBidi" w:hAnsiTheme="majorBidi" w:cstheme="majorBidi"/>
          <w:b/>
          <w:bCs/>
          <w:sz w:val="28"/>
          <w:szCs w:val="28"/>
        </w:rPr>
        <w:t xml:space="preserve">SVTH: </w:t>
      </w:r>
      <w:r>
        <w:rPr>
          <w:rFonts w:asciiTheme="majorBidi" w:hAnsiTheme="majorBidi" w:cstheme="majorBidi"/>
          <w:b/>
          <w:bCs/>
          <w:sz w:val="28"/>
          <w:szCs w:val="28"/>
        </w:rPr>
        <w:t>NGUYỄN ĐÌNH LONG</w:t>
      </w:r>
    </w:p>
    <w:p w14:paraId="4A2559DF" w14:textId="45AA55A2" w:rsidR="0021436B" w:rsidRPr="007C5CF6" w:rsidRDefault="0021436B" w:rsidP="0021436B">
      <w:pPr>
        <w:spacing w:line="288" w:lineRule="auto"/>
        <w:ind w:left="720" w:firstLine="720"/>
        <w:rPr>
          <w:rFonts w:asciiTheme="majorBidi" w:hAnsiTheme="majorBidi" w:cstheme="majorBidi"/>
          <w:b/>
          <w:bCs/>
          <w:sz w:val="28"/>
          <w:szCs w:val="28"/>
        </w:rPr>
      </w:pPr>
      <w:r w:rsidRPr="007C5CF6">
        <w:rPr>
          <w:rFonts w:asciiTheme="majorBidi" w:hAnsiTheme="majorBidi" w:cstheme="majorBidi"/>
          <w:b/>
          <w:bCs/>
          <w:sz w:val="28"/>
          <w:szCs w:val="28"/>
        </w:rPr>
        <w:t>MSSV: 1</w:t>
      </w:r>
      <w:r>
        <w:rPr>
          <w:rFonts w:asciiTheme="majorBidi" w:hAnsiTheme="majorBidi" w:cstheme="majorBidi"/>
          <w:b/>
          <w:bCs/>
          <w:sz w:val="28"/>
          <w:szCs w:val="28"/>
        </w:rPr>
        <w:t>8110148</w:t>
      </w:r>
    </w:p>
    <w:p w14:paraId="15F58B51" w14:textId="5122AD97" w:rsidR="0021436B" w:rsidRPr="007C5CF6" w:rsidRDefault="0021436B" w:rsidP="0021436B">
      <w:pPr>
        <w:spacing w:line="288" w:lineRule="auto"/>
        <w:ind w:left="720" w:firstLine="720"/>
        <w:rPr>
          <w:rFonts w:asciiTheme="majorBidi" w:hAnsiTheme="majorBidi" w:cstheme="majorBidi"/>
          <w:b/>
          <w:bCs/>
          <w:sz w:val="28"/>
          <w:szCs w:val="28"/>
        </w:rPr>
      </w:pPr>
      <w:r w:rsidRPr="007C5CF6">
        <w:rPr>
          <w:rFonts w:asciiTheme="majorBidi" w:hAnsiTheme="majorBidi" w:cstheme="majorBidi"/>
          <w:b/>
          <w:bCs/>
          <w:sz w:val="28"/>
          <w:szCs w:val="28"/>
        </w:rPr>
        <w:t xml:space="preserve">SVTH: </w:t>
      </w:r>
      <w:r>
        <w:rPr>
          <w:rFonts w:asciiTheme="majorBidi" w:hAnsiTheme="majorBidi" w:cstheme="majorBidi"/>
          <w:b/>
          <w:bCs/>
          <w:sz w:val="28"/>
          <w:szCs w:val="28"/>
        </w:rPr>
        <w:t>VÕ PHÚ ĐỨC</w:t>
      </w:r>
    </w:p>
    <w:p w14:paraId="07EE6AF6" w14:textId="561BB4EA" w:rsidR="0021436B" w:rsidRPr="007C5CF6" w:rsidRDefault="0021436B" w:rsidP="0021436B">
      <w:pPr>
        <w:spacing w:line="288" w:lineRule="auto"/>
        <w:ind w:left="720" w:firstLine="720"/>
        <w:rPr>
          <w:rFonts w:asciiTheme="majorBidi" w:hAnsiTheme="majorBidi" w:cstheme="majorBidi"/>
          <w:b/>
          <w:bCs/>
          <w:sz w:val="28"/>
          <w:szCs w:val="28"/>
        </w:rPr>
      </w:pPr>
      <w:r w:rsidRPr="007C5CF6">
        <w:rPr>
          <w:rFonts w:asciiTheme="majorBidi" w:hAnsiTheme="majorBidi" w:cstheme="majorBidi"/>
          <w:b/>
          <w:bCs/>
          <w:sz w:val="28"/>
          <w:szCs w:val="28"/>
        </w:rPr>
        <w:t>MSSV: 1</w:t>
      </w:r>
      <w:r>
        <w:rPr>
          <w:rFonts w:asciiTheme="majorBidi" w:hAnsiTheme="majorBidi" w:cstheme="majorBidi"/>
          <w:b/>
          <w:bCs/>
          <w:sz w:val="28"/>
          <w:szCs w:val="28"/>
        </w:rPr>
        <w:t>8110101</w:t>
      </w:r>
    </w:p>
    <w:p w14:paraId="1D03C2E4" w14:textId="77777777" w:rsidR="0021436B" w:rsidRPr="007C5CF6" w:rsidRDefault="0021436B" w:rsidP="00C02F22">
      <w:pPr>
        <w:spacing w:line="288" w:lineRule="auto"/>
        <w:rPr>
          <w:rFonts w:asciiTheme="majorBidi" w:hAnsiTheme="majorBidi" w:cstheme="majorBidi"/>
          <w:b/>
          <w:bCs/>
          <w:sz w:val="26"/>
          <w:szCs w:val="26"/>
        </w:rPr>
      </w:pPr>
    </w:p>
    <w:p w14:paraId="1D64C7FA" w14:textId="307E0969" w:rsidR="0021436B" w:rsidRPr="006279E5" w:rsidRDefault="0021436B" w:rsidP="0021436B">
      <w:pPr>
        <w:spacing w:line="288" w:lineRule="auto"/>
        <w:jc w:val="center"/>
        <w:rPr>
          <w:rFonts w:asciiTheme="majorBidi" w:hAnsiTheme="majorBidi" w:cstheme="majorBidi"/>
          <w:sz w:val="26"/>
          <w:szCs w:val="26"/>
        </w:rPr>
        <w:sectPr w:rsidR="0021436B" w:rsidRPr="006279E5" w:rsidSect="006C46C5">
          <w:footerReference w:type="default" r:id="rId24"/>
          <w:headerReference w:type="first" r:id="rId25"/>
          <w:pgSz w:w="12240" w:h="15840" w:code="1"/>
          <w:pgMar w:top="1701" w:right="1134" w:bottom="1985" w:left="1985" w:header="1134" w:footer="1134" w:gutter="0"/>
          <w:cols w:space="720"/>
          <w:titlePg/>
          <w:docGrid w:linePitch="360"/>
        </w:sectPr>
      </w:pPr>
      <w:r w:rsidRPr="007C5CF6">
        <w:rPr>
          <w:rFonts w:asciiTheme="majorBidi" w:hAnsiTheme="majorBidi" w:cstheme="majorBidi"/>
          <w:sz w:val="26"/>
          <w:szCs w:val="26"/>
        </w:rPr>
        <w:t xml:space="preserve">Tp. </w:t>
      </w:r>
      <w:proofErr w:type="spellStart"/>
      <w:r w:rsidRPr="007C5CF6">
        <w:rPr>
          <w:rFonts w:asciiTheme="majorBidi" w:hAnsiTheme="majorBidi" w:cstheme="majorBidi"/>
          <w:sz w:val="26"/>
          <w:szCs w:val="26"/>
        </w:rPr>
        <w:t>Hồ</w:t>
      </w:r>
      <w:proofErr w:type="spellEnd"/>
      <w:r w:rsidRPr="007C5CF6">
        <w:rPr>
          <w:rFonts w:asciiTheme="majorBidi" w:hAnsiTheme="majorBidi" w:cstheme="majorBidi"/>
          <w:sz w:val="26"/>
          <w:szCs w:val="26"/>
        </w:rPr>
        <w:t xml:space="preserve"> Chí Minh, </w:t>
      </w:r>
      <w:proofErr w:type="spellStart"/>
      <w:r>
        <w:rPr>
          <w:rFonts w:asciiTheme="majorBidi" w:hAnsiTheme="majorBidi" w:cstheme="majorBidi"/>
          <w:sz w:val="26"/>
          <w:szCs w:val="26"/>
        </w:rPr>
        <w:t>ngày</w:t>
      </w:r>
      <w:proofErr w:type="spellEnd"/>
      <w:r>
        <w:rPr>
          <w:rFonts w:asciiTheme="majorBidi" w:hAnsiTheme="majorBidi" w:cstheme="majorBidi"/>
          <w:sz w:val="26"/>
          <w:szCs w:val="26"/>
        </w:rPr>
        <w:t xml:space="preserve"> 01 </w:t>
      </w:r>
      <w:proofErr w:type="spellStart"/>
      <w:r w:rsidRPr="007C5CF6">
        <w:rPr>
          <w:rFonts w:asciiTheme="majorBidi" w:hAnsiTheme="majorBidi" w:cstheme="majorBidi"/>
          <w:sz w:val="26"/>
          <w:szCs w:val="26"/>
        </w:rPr>
        <w:t>tháng</w:t>
      </w:r>
      <w:proofErr w:type="spellEnd"/>
      <w:r w:rsidRPr="007C5CF6">
        <w:rPr>
          <w:rFonts w:asciiTheme="majorBidi" w:hAnsiTheme="majorBidi" w:cstheme="majorBidi"/>
          <w:sz w:val="26"/>
          <w:szCs w:val="26"/>
        </w:rPr>
        <w:t xml:space="preserve"> </w:t>
      </w:r>
      <w:r>
        <w:rPr>
          <w:rFonts w:asciiTheme="majorBidi" w:hAnsiTheme="majorBidi" w:cstheme="majorBidi"/>
          <w:sz w:val="26"/>
          <w:szCs w:val="26"/>
        </w:rPr>
        <w:t>01</w:t>
      </w:r>
      <w:r w:rsidRPr="007C5CF6">
        <w:rPr>
          <w:rFonts w:asciiTheme="majorBidi" w:hAnsiTheme="majorBidi" w:cstheme="majorBidi"/>
          <w:sz w:val="26"/>
          <w:szCs w:val="26"/>
        </w:rPr>
        <w:t xml:space="preserve"> </w:t>
      </w:r>
      <w:proofErr w:type="spellStart"/>
      <w:r w:rsidRPr="007C5CF6">
        <w:rPr>
          <w:rFonts w:asciiTheme="majorBidi" w:hAnsiTheme="majorBidi" w:cstheme="majorBidi"/>
          <w:sz w:val="26"/>
          <w:szCs w:val="26"/>
        </w:rPr>
        <w:t>năm</w:t>
      </w:r>
      <w:proofErr w:type="spellEnd"/>
      <w:r w:rsidRPr="007C5CF6">
        <w:rPr>
          <w:rFonts w:asciiTheme="majorBidi" w:hAnsiTheme="majorBidi" w:cstheme="majorBidi"/>
          <w:sz w:val="26"/>
          <w:szCs w:val="26"/>
        </w:rPr>
        <w:t xml:space="preserve"> 202</w:t>
      </w:r>
      <w:r>
        <w:rPr>
          <w:rFonts w:asciiTheme="majorBidi" w:hAnsiTheme="majorBidi" w:cstheme="majorBidi"/>
          <w:sz w:val="26"/>
          <w:szCs w:val="26"/>
        </w:rPr>
        <w:t>2</w:t>
      </w:r>
    </w:p>
    <w:tbl>
      <w:tblPr>
        <w:tblpPr w:leftFromText="180" w:rightFromText="180" w:vertAnchor="text" w:horzAnchor="margin" w:tblpY="-200"/>
        <w:tblW w:w="9487" w:type="dxa"/>
        <w:tblLayout w:type="fixed"/>
        <w:tblLook w:val="04A0" w:firstRow="1" w:lastRow="0" w:firstColumn="1" w:lastColumn="0" w:noHBand="0" w:noVBand="1"/>
      </w:tblPr>
      <w:tblGrid>
        <w:gridCol w:w="4030"/>
        <w:gridCol w:w="5457"/>
      </w:tblGrid>
      <w:tr w:rsidR="0021436B" w:rsidRPr="005C5935" w14:paraId="4A25197A" w14:textId="77777777" w:rsidTr="000C4EED">
        <w:trPr>
          <w:trHeight w:val="1315"/>
        </w:trPr>
        <w:tc>
          <w:tcPr>
            <w:tcW w:w="4030" w:type="dxa"/>
          </w:tcPr>
          <w:p w14:paraId="32CD0B4D" w14:textId="77777777" w:rsidR="0021436B" w:rsidRPr="005C5935" w:rsidRDefault="0021436B" w:rsidP="000C4EED">
            <w:pPr>
              <w:widowControl w:val="0"/>
              <w:spacing w:line="288" w:lineRule="auto"/>
              <w:jc w:val="both"/>
              <w:rPr>
                <w:rFonts w:ascii="Times New Roman" w:eastAsia="Times New Roman" w:hAnsi="Times New Roman" w:cs="Times New Roman"/>
                <w:color w:val="000000"/>
              </w:rPr>
            </w:pPr>
            <w:r w:rsidRPr="005C5935">
              <w:rPr>
                <w:rFonts w:ascii="Times New Roman" w:eastAsia="Times New Roman" w:hAnsi="Times New Roman" w:cs="Times New Roman"/>
                <w:noProof/>
                <w:color w:val="000000"/>
              </w:rPr>
              <w:lastRenderedPageBreak/>
              <w:drawing>
                <wp:inline distT="0" distB="0" distL="0" distR="0" wp14:anchorId="4548992A" wp14:editId="0D28AEA3">
                  <wp:extent cx="2300605" cy="767715"/>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6" name="image15.jpg"/>
                          <pic:cNvPicPr preferRelativeResize="0"/>
                        </pic:nvPicPr>
                        <pic:blipFill>
                          <a:blip r:embed="rId26"/>
                          <a:srcRect/>
                          <a:stretch>
                            <a:fillRect/>
                          </a:stretch>
                        </pic:blipFill>
                        <pic:spPr>
                          <a:xfrm>
                            <a:off x="0" y="0"/>
                            <a:ext cx="2300860" cy="768096"/>
                          </a:xfrm>
                          <a:prstGeom prst="rect">
                            <a:avLst/>
                          </a:prstGeom>
                        </pic:spPr>
                      </pic:pic>
                    </a:graphicData>
                  </a:graphic>
                </wp:inline>
              </w:drawing>
            </w:r>
          </w:p>
        </w:tc>
        <w:tc>
          <w:tcPr>
            <w:tcW w:w="5457" w:type="dxa"/>
          </w:tcPr>
          <w:p w14:paraId="7F3768A7" w14:textId="77777777" w:rsidR="0021436B" w:rsidRPr="005C5935" w:rsidRDefault="0021436B" w:rsidP="000C4EED">
            <w:pPr>
              <w:spacing w:line="288" w:lineRule="auto"/>
              <w:jc w:val="center"/>
              <w:rPr>
                <w:rFonts w:ascii="Times New Roman" w:hAnsi="Times New Roman" w:cs="Times New Roman"/>
                <w:b/>
                <w:sz w:val="24"/>
                <w:szCs w:val="24"/>
                <w:lang w:val="vi-VN"/>
              </w:rPr>
            </w:pPr>
            <w:r w:rsidRPr="005C5935">
              <w:rPr>
                <w:rFonts w:ascii="Times New Roman" w:hAnsi="Times New Roman" w:cs="Times New Roman"/>
                <w:b/>
                <w:sz w:val="24"/>
                <w:szCs w:val="24"/>
                <w:lang w:val="vi-VN"/>
              </w:rPr>
              <w:t>CỘNG HÒA XÃ HỘI CHỦ NGHĨA VIỆT NAM</w:t>
            </w:r>
          </w:p>
          <w:p w14:paraId="0BB6CD27" w14:textId="77777777" w:rsidR="0021436B" w:rsidRPr="005C5935" w:rsidRDefault="0021436B" w:rsidP="000C4EED">
            <w:pPr>
              <w:spacing w:line="288" w:lineRule="auto"/>
              <w:jc w:val="center"/>
              <w:rPr>
                <w:rFonts w:ascii="Times New Roman" w:hAnsi="Times New Roman" w:cs="Times New Roman"/>
                <w:b/>
                <w:sz w:val="24"/>
                <w:szCs w:val="24"/>
                <w:lang w:val="vi-VN"/>
              </w:rPr>
            </w:pPr>
            <w:r w:rsidRPr="005C5935">
              <w:rPr>
                <w:rFonts w:ascii="Times New Roman" w:hAnsi="Times New Roman" w:cs="Times New Roman"/>
                <w:b/>
                <w:sz w:val="24"/>
                <w:szCs w:val="24"/>
                <w:lang w:val="vi-VN"/>
              </w:rPr>
              <w:t>Độc lập – Tự do – Hạnh phúc</w:t>
            </w:r>
          </w:p>
          <w:p w14:paraId="7EE8F5A8" w14:textId="77777777" w:rsidR="0021436B" w:rsidRPr="005C5935" w:rsidRDefault="0021436B" w:rsidP="000C4EED">
            <w:pPr>
              <w:widowControl w:val="0"/>
              <w:spacing w:line="288" w:lineRule="auto"/>
              <w:jc w:val="center"/>
              <w:rPr>
                <w:rFonts w:ascii="Times New Roman" w:eastAsia="Times New Roman" w:hAnsi="Times New Roman" w:cs="Times New Roman"/>
                <w:color w:val="000000"/>
                <w:sz w:val="24"/>
                <w:szCs w:val="24"/>
              </w:rPr>
            </w:pPr>
            <w:r w:rsidRPr="005C5935">
              <w:rPr>
                <w:rFonts w:ascii="Times New Roman" w:hAnsi="Times New Roman" w:cs="Times New Roman"/>
                <w:b/>
                <w:sz w:val="24"/>
                <w:szCs w:val="24"/>
                <w:lang w:val="vi-VN"/>
              </w:rPr>
              <w:t>*******</w:t>
            </w:r>
          </w:p>
        </w:tc>
      </w:tr>
    </w:tbl>
    <w:p w14:paraId="0C4F4972" w14:textId="77777777" w:rsidR="0021436B" w:rsidRDefault="0021436B" w:rsidP="0021436B"/>
    <w:p w14:paraId="58C15202" w14:textId="1AE7769C" w:rsidR="0021436B" w:rsidRPr="005C5935" w:rsidRDefault="0021436B" w:rsidP="0021436B">
      <w:pPr>
        <w:widowControl w:val="0"/>
        <w:spacing w:line="288" w:lineRule="auto"/>
        <w:jc w:val="right"/>
        <w:rPr>
          <w:rFonts w:ascii="Times New Roman" w:eastAsia="Times New Roman" w:hAnsi="Times New Roman" w:cs="Times New Roman"/>
          <w:color w:val="000000"/>
          <w:sz w:val="26"/>
          <w:szCs w:val="26"/>
        </w:rPr>
      </w:pPr>
      <w:r w:rsidRPr="005C5935">
        <w:rPr>
          <w:rFonts w:ascii="Times New Roman" w:eastAsia="Times New Roman" w:hAnsi="Times New Roman" w:cs="Times New Roman"/>
          <w:color w:val="000000"/>
          <w:sz w:val="26"/>
          <w:szCs w:val="26"/>
        </w:rPr>
        <w:t xml:space="preserve">Tp. </w:t>
      </w:r>
      <w:proofErr w:type="spellStart"/>
      <w:r w:rsidRPr="005C5935">
        <w:rPr>
          <w:rFonts w:ascii="Times New Roman" w:eastAsia="Times New Roman" w:hAnsi="Times New Roman" w:cs="Times New Roman"/>
          <w:color w:val="000000"/>
          <w:sz w:val="26"/>
          <w:szCs w:val="26"/>
        </w:rPr>
        <w:t>Hồ</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Chí</w:t>
      </w:r>
      <w:proofErr w:type="spellEnd"/>
      <w:r w:rsidRPr="005C5935">
        <w:rPr>
          <w:rFonts w:ascii="Times New Roman" w:eastAsia="Times New Roman" w:hAnsi="Times New Roman" w:cs="Times New Roman"/>
          <w:color w:val="000000"/>
          <w:sz w:val="26"/>
          <w:szCs w:val="26"/>
        </w:rPr>
        <w:t xml:space="preserve"> Minh, </w:t>
      </w:r>
      <w:proofErr w:type="spellStart"/>
      <w:r w:rsidRPr="005C5935">
        <w:rPr>
          <w:rFonts w:ascii="Times New Roman" w:eastAsia="Times New Roman" w:hAnsi="Times New Roman" w:cs="Times New Roman"/>
          <w:color w:val="000000"/>
          <w:sz w:val="26"/>
          <w:szCs w:val="26"/>
        </w:rPr>
        <w:t>ngày</w:t>
      </w:r>
      <w:proofErr w:type="spellEnd"/>
      <w:r w:rsidRPr="005C5935">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01</w:t>
      </w:r>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tháng</w:t>
      </w:r>
      <w:proofErr w:type="spellEnd"/>
      <w:r w:rsidRPr="005C5935">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0</w:t>
      </w:r>
      <w:r w:rsidR="00F16A7E">
        <w:rPr>
          <w:rFonts w:ascii="Times New Roman" w:eastAsia="Times New Roman" w:hAnsi="Times New Roman" w:cs="Times New Roman"/>
          <w:color w:val="000000"/>
          <w:sz w:val="26"/>
          <w:szCs w:val="26"/>
        </w:rPr>
        <w:t>1</w:t>
      </w:r>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năm</w:t>
      </w:r>
      <w:proofErr w:type="spellEnd"/>
      <w:r w:rsidRPr="005C5935">
        <w:rPr>
          <w:rFonts w:ascii="Times New Roman" w:eastAsia="Times New Roman" w:hAnsi="Times New Roman" w:cs="Times New Roman"/>
          <w:color w:val="000000"/>
          <w:sz w:val="26"/>
          <w:szCs w:val="26"/>
        </w:rPr>
        <w:t xml:space="preserve"> 202</w:t>
      </w:r>
      <w:r w:rsidR="00F16A7E">
        <w:rPr>
          <w:rFonts w:ascii="Times New Roman" w:eastAsia="Times New Roman" w:hAnsi="Times New Roman" w:cs="Times New Roman"/>
          <w:color w:val="000000"/>
          <w:sz w:val="26"/>
          <w:szCs w:val="26"/>
        </w:rPr>
        <w:t>2</w:t>
      </w:r>
    </w:p>
    <w:p w14:paraId="0B740E64" w14:textId="1566E64B" w:rsidR="0021436B" w:rsidRPr="005C5935" w:rsidRDefault="0021436B" w:rsidP="0021436B">
      <w:pPr>
        <w:spacing w:line="288" w:lineRule="auto"/>
        <w:jc w:val="center"/>
        <w:rPr>
          <w:rFonts w:ascii="Times New Roman" w:hAnsi="Times New Roman" w:cs="Times New Roman"/>
          <w:b/>
          <w:bCs/>
          <w:color w:val="000000"/>
          <w:sz w:val="26"/>
          <w:szCs w:val="26"/>
        </w:rPr>
      </w:pPr>
      <w:bookmarkStart w:id="5" w:name="_gjdgxs" w:colFirst="0" w:colLast="0"/>
      <w:bookmarkStart w:id="6" w:name="_Toc44487634"/>
      <w:bookmarkEnd w:id="5"/>
      <w:r w:rsidRPr="005C5935">
        <w:rPr>
          <w:rStyle w:val="fontstyle01"/>
          <w:sz w:val="26"/>
          <w:szCs w:val="26"/>
        </w:rPr>
        <w:t xml:space="preserve">NHIỆM VỤ </w:t>
      </w:r>
      <w:ins w:id="7" w:author="Đình Long Nguyễn" w:date="2021-09-07T14:44:00Z">
        <w:r w:rsidR="000C799A">
          <w:rPr>
            <w:rStyle w:val="fontstyle01"/>
            <w:sz w:val="26"/>
            <w:szCs w:val="26"/>
          </w:rPr>
          <w:t xml:space="preserve">TIỂU </w:t>
        </w:r>
      </w:ins>
      <w:commentRangeStart w:id="8"/>
      <w:commentRangeStart w:id="9"/>
      <w:del w:id="10" w:author="Đình Long Nguyễn" w:date="2021-09-07T14:44:00Z">
        <w:r w:rsidRPr="005C5935" w:rsidDel="000C799A">
          <w:rPr>
            <w:rStyle w:val="fontstyle01"/>
            <w:sz w:val="26"/>
            <w:szCs w:val="26"/>
          </w:rPr>
          <w:delText xml:space="preserve">KHÓA </w:delText>
        </w:r>
      </w:del>
      <w:r w:rsidRPr="005C5935">
        <w:rPr>
          <w:rStyle w:val="fontstyle01"/>
          <w:sz w:val="26"/>
          <w:szCs w:val="26"/>
        </w:rPr>
        <w:t>LUẬN TỐT NGHIỆP</w:t>
      </w:r>
      <w:bookmarkEnd w:id="6"/>
      <w:commentRangeEnd w:id="8"/>
      <w:r w:rsidR="000C4EED">
        <w:rPr>
          <w:rStyle w:val="CommentReference"/>
        </w:rPr>
        <w:commentReference w:id="8"/>
      </w:r>
      <w:commentRangeEnd w:id="9"/>
      <w:r w:rsidR="000C799A">
        <w:rPr>
          <w:rStyle w:val="CommentReference"/>
        </w:rPr>
        <w:commentReference w:id="9"/>
      </w:r>
    </w:p>
    <w:tbl>
      <w:tblPr>
        <w:tblW w:w="9554" w:type="dxa"/>
        <w:tblInd w:w="136" w:type="dxa"/>
        <w:tblLayout w:type="fixed"/>
        <w:tblLook w:val="04A0" w:firstRow="1" w:lastRow="0" w:firstColumn="1" w:lastColumn="0" w:noHBand="0" w:noVBand="1"/>
        <w:tblPrChange w:id="11" w:author="Mai Anh Thơ" w:date="2021-09-06T16:45:00Z">
          <w:tblPr>
            <w:tblW w:w="9554" w:type="dxa"/>
            <w:tblInd w:w="136" w:type="dxa"/>
            <w:tblLayout w:type="fixed"/>
            <w:tblLook w:val="04A0" w:firstRow="1" w:lastRow="0" w:firstColumn="1" w:lastColumn="0" w:noHBand="0" w:noVBand="1"/>
          </w:tblPr>
        </w:tblPrChange>
      </w:tblPr>
      <w:tblGrid>
        <w:gridCol w:w="6101"/>
        <w:gridCol w:w="3453"/>
        <w:tblGridChange w:id="12">
          <w:tblGrid>
            <w:gridCol w:w="5246"/>
            <w:gridCol w:w="4308"/>
          </w:tblGrid>
        </w:tblGridChange>
      </w:tblGrid>
      <w:tr w:rsidR="0021436B" w:rsidRPr="005C5935" w14:paraId="6D2C95E5" w14:textId="77777777" w:rsidTr="000C4EED">
        <w:trPr>
          <w:trHeight w:val="280"/>
          <w:trPrChange w:id="13" w:author="Mai Anh Thơ" w:date="2021-09-06T16:45:00Z">
            <w:trPr>
              <w:trHeight w:val="280"/>
            </w:trPr>
          </w:trPrChange>
        </w:trPr>
        <w:tc>
          <w:tcPr>
            <w:tcW w:w="6101" w:type="dxa"/>
            <w:tcPrChange w:id="14" w:author="Mai Anh Thơ" w:date="2021-09-06T16:45:00Z">
              <w:tcPr>
                <w:tcW w:w="5246" w:type="dxa"/>
              </w:tcPr>
            </w:tcPrChange>
          </w:tcPr>
          <w:p w14:paraId="7E58C8DF" w14:textId="49EFD043"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bookmarkStart w:id="15" w:name="OLE_LINK9"/>
            <w:proofErr w:type="spellStart"/>
            <w:r w:rsidRPr="005C5935">
              <w:rPr>
                <w:rFonts w:ascii="Times New Roman" w:eastAsia="Times New Roman" w:hAnsi="Times New Roman" w:cs="Times New Roman"/>
                <w:color w:val="000000"/>
                <w:sz w:val="26"/>
                <w:szCs w:val="26"/>
              </w:rPr>
              <w:t>Họ</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và</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tên</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sinh</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viên</w:t>
            </w:r>
            <w:proofErr w:type="spellEnd"/>
            <w:r w:rsidRPr="005C5935">
              <w:rPr>
                <w:rFonts w:ascii="Times New Roman" w:eastAsia="Times New Roman" w:hAnsi="Times New Roman" w:cs="Times New Roman"/>
                <w:color w:val="000000"/>
                <w:sz w:val="26"/>
                <w:szCs w:val="26"/>
              </w:rPr>
              <w:t xml:space="preserve">: </w:t>
            </w:r>
            <w:bookmarkEnd w:id="15"/>
            <w:r w:rsidRPr="005C5935">
              <w:rPr>
                <w:rFonts w:ascii="Times New Roman" w:eastAsia="Times New Roman" w:hAnsi="Times New Roman" w:cs="Times New Roman"/>
                <w:color w:val="000000"/>
                <w:sz w:val="26"/>
                <w:szCs w:val="26"/>
              </w:rPr>
              <w:t>Nguyễn Đ</w:t>
            </w:r>
            <w:r w:rsidR="00F16A7E">
              <w:rPr>
                <w:rFonts w:ascii="Times New Roman" w:eastAsia="Times New Roman" w:hAnsi="Times New Roman" w:cs="Times New Roman"/>
                <w:color w:val="000000"/>
                <w:sz w:val="26"/>
                <w:szCs w:val="26"/>
              </w:rPr>
              <w:t xml:space="preserve">ình Long </w:t>
            </w:r>
          </w:p>
          <w:p w14:paraId="2F1F1C35" w14:textId="24B47333"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proofErr w:type="spellStart"/>
            <w:r w:rsidRPr="005C5935">
              <w:rPr>
                <w:rFonts w:ascii="Times New Roman" w:eastAsia="Times New Roman" w:hAnsi="Times New Roman" w:cs="Times New Roman"/>
                <w:color w:val="000000"/>
                <w:sz w:val="26"/>
                <w:szCs w:val="26"/>
              </w:rPr>
              <w:t>Họ</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và</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tên</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sinh</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viên</w:t>
            </w:r>
            <w:proofErr w:type="spellEnd"/>
            <w:r w:rsidRPr="005C5935">
              <w:rPr>
                <w:rFonts w:ascii="Times New Roman" w:eastAsia="Times New Roman" w:hAnsi="Times New Roman" w:cs="Times New Roman"/>
                <w:color w:val="000000"/>
                <w:sz w:val="26"/>
                <w:szCs w:val="26"/>
              </w:rPr>
              <w:t xml:space="preserve">: </w:t>
            </w:r>
            <w:proofErr w:type="spellStart"/>
            <w:r w:rsidR="00F16A7E">
              <w:rPr>
                <w:rFonts w:ascii="Times New Roman" w:eastAsia="Times New Roman" w:hAnsi="Times New Roman" w:cs="Times New Roman"/>
                <w:color w:val="000000"/>
                <w:sz w:val="26"/>
                <w:szCs w:val="26"/>
              </w:rPr>
              <w:t>Võ</w:t>
            </w:r>
            <w:proofErr w:type="spellEnd"/>
            <w:r w:rsidR="00F16A7E">
              <w:rPr>
                <w:rFonts w:ascii="Times New Roman" w:eastAsia="Times New Roman" w:hAnsi="Times New Roman" w:cs="Times New Roman"/>
                <w:color w:val="000000"/>
                <w:sz w:val="26"/>
                <w:szCs w:val="26"/>
              </w:rPr>
              <w:t xml:space="preserve"> </w:t>
            </w:r>
            <w:proofErr w:type="spellStart"/>
            <w:r w:rsidR="00F16A7E">
              <w:rPr>
                <w:rFonts w:ascii="Times New Roman" w:eastAsia="Times New Roman" w:hAnsi="Times New Roman" w:cs="Times New Roman"/>
                <w:color w:val="000000"/>
                <w:sz w:val="26"/>
                <w:szCs w:val="26"/>
              </w:rPr>
              <w:t>Phú</w:t>
            </w:r>
            <w:proofErr w:type="spellEnd"/>
            <w:r w:rsidR="00F16A7E">
              <w:rPr>
                <w:rFonts w:ascii="Times New Roman" w:eastAsia="Times New Roman" w:hAnsi="Times New Roman" w:cs="Times New Roman"/>
                <w:color w:val="000000"/>
                <w:sz w:val="26"/>
                <w:szCs w:val="26"/>
              </w:rPr>
              <w:t xml:space="preserve"> </w:t>
            </w:r>
            <w:proofErr w:type="spellStart"/>
            <w:r w:rsidR="00F16A7E">
              <w:rPr>
                <w:rFonts w:ascii="Times New Roman" w:eastAsia="Times New Roman" w:hAnsi="Times New Roman" w:cs="Times New Roman"/>
                <w:color w:val="000000"/>
                <w:sz w:val="26"/>
                <w:szCs w:val="26"/>
              </w:rPr>
              <w:t>Đức</w:t>
            </w:r>
            <w:proofErr w:type="spellEnd"/>
          </w:p>
        </w:tc>
        <w:tc>
          <w:tcPr>
            <w:tcW w:w="3453" w:type="dxa"/>
            <w:tcPrChange w:id="16" w:author="Mai Anh Thơ" w:date="2021-09-06T16:45:00Z">
              <w:tcPr>
                <w:tcW w:w="4308" w:type="dxa"/>
              </w:tcPr>
            </w:tcPrChange>
          </w:tcPr>
          <w:p w14:paraId="5789E735" w14:textId="1C7CD5C8"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r w:rsidRPr="005C5935">
              <w:rPr>
                <w:rFonts w:ascii="Times New Roman" w:eastAsia="Times New Roman" w:hAnsi="Times New Roman" w:cs="Times New Roman"/>
                <w:color w:val="000000"/>
                <w:sz w:val="26"/>
                <w:szCs w:val="26"/>
              </w:rPr>
              <w:t>MSSV: 1</w:t>
            </w:r>
            <w:r w:rsidR="00F16A7E">
              <w:rPr>
                <w:rFonts w:ascii="Times New Roman" w:eastAsia="Times New Roman" w:hAnsi="Times New Roman" w:cs="Times New Roman"/>
                <w:color w:val="000000"/>
                <w:sz w:val="26"/>
                <w:szCs w:val="26"/>
              </w:rPr>
              <w:t>8110148</w:t>
            </w:r>
          </w:p>
          <w:p w14:paraId="6077C0CE" w14:textId="7BB8FCD2"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r w:rsidRPr="005C5935">
              <w:rPr>
                <w:rFonts w:ascii="Times New Roman" w:eastAsia="Times New Roman" w:hAnsi="Times New Roman" w:cs="Times New Roman"/>
                <w:color w:val="000000"/>
                <w:sz w:val="26"/>
                <w:szCs w:val="26"/>
              </w:rPr>
              <w:t>MSSV: 1</w:t>
            </w:r>
            <w:r w:rsidR="00F16A7E">
              <w:rPr>
                <w:rFonts w:ascii="Times New Roman" w:eastAsia="Times New Roman" w:hAnsi="Times New Roman" w:cs="Times New Roman"/>
                <w:color w:val="000000"/>
                <w:sz w:val="26"/>
                <w:szCs w:val="26"/>
              </w:rPr>
              <w:t>8110101</w:t>
            </w:r>
          </w:p>
        </w:tc>
      </w:tr>
      <w:tr w:rsidR="0021436B" w:rsidRPr="005C5935" w14:paraId="4F2BEE0F" w14:textId="77777777" w:rsidTr="000C4EED">
        <w:trPr>
          <w:trHeight w:val="320"/>
          <w:trPrChange w:id="17" w:author="Mai Anh Thơ" w:date="2021-09-06T16:45:00Z">
            <w:trPr>
              <w:trHeight w:val="320"/>
            </w:trPr>
          </w:trPrChange>
        </w:trPr>
        <w:tc>
          <w:tcPr>
            <w:tcW w:w="6101" w:type="dxa"/>
            <w:tcPrChange w:id="18" w:author="Mai Anh Thơ" w:date="2021-09-06T16:45:00Z">
              <w:tcPr>
                <w:tcW w:w="5246" w:type="dxa"/>
              </w:tcPr>
            </w:tcPrChange>
          </w:tcPr>
          <w:p w14:paraId="627F6415" w14:textId="77777777"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proofErr w:type="spellStart"/>
            <w:r w:rsidRPr="005C5935">
              <w:rPr>
                <w:rFonts w:ascii="Times New Roman" w:eastAsia="Times New Roman" w:hAnsi="Times New Roman" w:cs="Times New Roman"/>
                <w:color w:val="000000"/>
                <w:sz w:val="26"/>
                <w:szCs w:val="26"/>
              </w:rPr>
              <w:t>Ngành</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Công</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Nghệ</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Thông</w:t>
            </w:r>
            <w:proofErr w:type="spellEnd"/>
            <w:r w:rsidRPr="005C5935">
              <w:rPr>
                <w:rFonts w:ascii="Times New Roman" w:eastAsia="Times New Roman" w:hAnsi="Times New Roman" w:cs="Times New Roman"/>
                <w:color w:val="000000"/>
                <w:sz w:val="26"/>
                <w:szCs w:val="26"/>
              </w:rPr>
              <w:t xml:space="preserve"> Tin</w:t>
            </w:r>
          </w:p>
        </w:tc>
        <w:tc>
          <w:tcPr>
            <w:tcW w:w="3453" w:type="dxa"/>
            <w:tcPrChange w:id="19" w:author="Mai Anh Thơ" w:date="2021-09-06T16:45:00Z">
              <w:tcPr>
                <w:tcW w:w="4308" w:type="dxa"/>
              </w:tcPr>
            </w:tcPrChange>
          </w:tcPr>
          <w:p w14:paraId="4C2F5710" w14:textId="1EF2210D"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p>
        </w:tc>
      </w:tr>
      <w:tr w:rsidR="0021436B" w:rsidRPr="005C5935" w14:paraId="06B51D62" w14:textId="77777777" w:rsidTr="000C4EED">
        <w:trPr>
          <w:trHeight w:val="320"/>
          <w:trPrChange w:id="20" w:author="Mai Anh Thơ" w:date="2021-09-06T16:45:00Z">
            <w:trPr>
              <w:trHeight w:val="320"/>
            </w:trPr>
          </w:trPrChange>
        </w:trPr>
        <w:tc>
          <w:tcPr>
            <w:tcW w:w="6101" w:type="dxa"/>
            <w:tcPrChange w:id="21" w:author="Mai Anh Thơ" w:date="2021-09-06T16:45:00Z">
              <w:tcPr>
                <w:tcW w:w="5246" w:type="dxa"/>
              </w:tcPr>
            </w:tcPrChange>
          </w:tcPr>
          <w:p w14:paraId="635888D8" w14:textId="70EE13D3"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proofErr w:type="spellStart"/>
            <w:r w:rsidRPr="005C5935">
              <w:rPr>
                <w:rFonts w:ascii="Times New Roman" w:eastAsia="Times New Roman" w:hAnsi="Times New Roman" w:cs="Times New Roman"/>
                <w:color w:val="000000"/>
                <w:sz w:val="26"/>
                <w:szCs w:val="26"/>
              </w:rPr>
              <w:t>Giảng</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viên</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hướng</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dẫn</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T</w:t>
            </w:r>
            <w:ins w:id="22" w:author="Mai Anh Thơ" w:date="2021-09-06T16:44:00Z">
              <w:r w:rsidR="000C4EED">
                <w:rPr>
                  <w:rFonts w:ascii="Times New Roman" w:eastAsia="Times New Roman" w:hAnsi="Times New Roman" w:cs="Times New Roman"/>
                  <w:color w:val="000000"/>
                  <w:sz w:val="26"/>
                  <w:szCs w:val="26"/>
                </w:rPr>
                <w:t>h</w:t>
              </w:r>
            </w:ins>
            <w:r w:rsidRPr="005C5935">
              <w:rPr>
                <w:rFonts w:ascii="Times New Roman" w:eastAsia="Times New Roman" w:hAnsi="Times New Roman" w:cs="Times New Roman"/>
                <w:color w:val="000000"/>
                <w:sz w:val="26"/>
                <w:szCs w:val="26"/>
              </w:rPr>
              <w:t>S</w:t>
            </w:r>
            <w:proofErr w:type="spellEnd"/>
            <w:r w:rsidRPr="005C5935">
              <w:rPr>
                <w:rFonts w:ascii="Times New Roman" w:eastAsia="Times New Roman" w:hAnsi="Times New Roman" w:cs="Times New Roman"/>
                <w:color w:val="000000"/>
                <w:sz w:val="26"/>
                <w:szCs w:val="26"/>
              </w:rPr>
              <w:t xml:space="preserve">. </w:t>
            </w:r>
            <w:r w:rsidR="00F16A7E">
              <w:rPr>
                <w:rFonts w:ascii="Times New Roman" w:eastAsia="Times New Roman" w:hAnsi="Times New Roman" w:cs="Times New Roman"/>
                <w:color w:val="000000"/>
                <w:sz w:val="26"/>
                <w:szCs w:val="26"/>
              </w:rPr>
              <w:t xml:space="preserve">Mai Anh </w:t>
            </w:r>
            <w:proofErr w:type="spellStart"/>
            <w:r w:rsidR="00F16A7E">
              <w:rPr>
                <w:rFonts w:ascii="Times New Roman" w:eastAsia="Times New Roman" w:hAnsi="Times New Roman" w:cs="Times New Roman"/>
                <w:color w:val="000000"/>
                <w:sz w:val="26"/>
                <w:szCs w:val="26"/>
              </w:rPr>
              <w:t>Thơ</w:t>
            </w:r>
            <w:proofErr w:type="spellEnd"/>
          </w:p>
        </w:tc>
        <w:tc>
          <w:tcPr>
            <w:tcW w:w="3453" w:type="dxa"/>
            <w:tcPrChange w:id="23" w:author="Mai Anh Thơ" w:date="2021-09-06T16:45:00Z">
              <w:tcPr>
                <w:tcW w:w="4308" w:type="dxa"/>
              </w:tcPr>
            </w:tcPrChange>
          </w:tcPr>
          <w:p w14:paraId="5686A6AD" w14:textId="61416FAD" w:rsidR="0021436B" w:rsidRPr="005C5935" w:rsidRDefault="00F16A7E" w:rsidP="000C4EED">
            <w:pPr>
              <w:widowControl w:val="0"/>
              <w:spacing w:line="288"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SDT:</w:t>
            </w:r>
          </w:p>
        </w:tc>
      </w:tr>
      <w:tr w:rsidR="0021436B" w:rsidRPr="005C5935" w14:paraId="3B847AA2" w14:textId="77777777" w:rsidTr="000C4EED">
        <w:trPr>
          <w:trHeight w:val="783"/>
          <w:trPrChange w:id="24" w:author="Mai Anh Thơ" w:date="2021-09-06T16:45:00Z">
            <w:trPr>
              <w:trHeight w:val="783"/>
            </w:trPr>
          </w:trPrChange>
        </w:trPr>
        <w:tc>
          <w:tcPr>
            <w:tcW w:w="6101" w:type="dxa"/>
            <w:tcPrChange w:id="25" w:author="Mai Anh Thơ" w:date="2021-09-06T16:45:00Z">
              <w:tcPr>
                <w:tcW w:w="5246" w:type="dxa"/>
              </w:tcPr>
            </w:tcPrChange>
          </w:tcPr>
          <w:p w14:paraId="6D34E69B" w14:textId="68927BD2"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proofErr w:type="spellStart"/>
            <w:r w:rsidRPr="005C5935">
              <w:rPr>
                <w:rFonts w:ascii="Times New Roman" w:eastAsia="Times New Roman" w:hAnsi="Times New Roman" w:cs="Times New Roman"/>
                <w:color w:val="000000"/>
                <w:sz w:val="26"/>
                <w:szCs w:val="26"/>
              </w:rPr>
              <w:t>Ngày</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nhận</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đề</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tài</w:t>
            </w:r>
            <w:proofErr w:type="spellEnd"/>
            <w:r w:rsidRPr="005C5935">
              <w:rPr>
                <w:rFonts w:ascii="Times New Roman" w:eastAsia="Times New Roman" w:hAnsi="Times New Roman" w:cs="Times New Roman"/>
                <w:color w:val="000000"/>
                <w:sz w:val="26"/>
                <w:szCs w:val="26"/>
              </w:rPr>
              <w:t xml:space="preserve">: </w:t>
            </w:r>
            <w:r w:rsidR="005B075D">
              <w:rPr>
                <w:rFonts w:ascii="Times New Roman" w:eastAsia="Times New Roman" w:hAnsi="Times New Roman" w:cs="Times New Roman"/>
                <w:color w:val="000000"/>
                <w:sz w:val="26"/>
                <w:szCs w:val="26"/>
              </w:rPr>
              <w:t>27</w:t>
            </w:r>
            <w:r w:rsidRPr="005C5935">
              <w:rPr>
                <w:rFonts w:ascii="Times New Roman" w:eastAsia="Times New Roman" w:hAnsi="Times New Roman" w:cs="Times New Roman"/>
                <w:color w:val="000000"/>
                <w:sz w:val="26"/>
                <w:szCs w:val="26"/>
              </w:rPr>
              <w:t>/0</w:t>
            </w:r>
            <w:r w:rsidR="00F16A7E">
              <w:rPr>
                <w:rFonts w:ascii="Times New Roman" w:eastAsia="Times New Roman" w:hAnsi="Times New Roman" w:cs="Times New Roman"/>
                <w:color w:val="000000"/>
                <w:sz w:val="26"/>
                <w:szCs w:val="26"/>
              </w:rPr>
              <w:t>8</w:t>
            </w:r>
            <w:r w:rsidRPr="005C5935">
              <w:rPr>
                <w:rFonts w:ascii="Times New Roman" w:eastAsia="Times New Roman" w:hAnsi="Times New Roman" w:cs="Times New Roman"/>
                <w:color w:val="000000"/>
                <w:sz w:val="26"/>
                <w:szCs w:val="26"/>
              </w:rPr>
              <w:t>/202</w:t>
            </w:r>
            <w:r w:rsidR="00F16A7E">
              <w:rPr>
                <w:rFonts w:ascii="Times New Roman" w:eastAsia="Times New Roman" w:hAnsi="Times New Roman" w:cs="Times New Roman"/>
                <w:color w:val="000000"/>
                <w:sz w:val="26"/>
                <w:szCs w:val="26"/>
              </w:rPr>
              <w:t>1</w:t>
            </w:r>
          </w:p>
        </w:tc>
        <w:tc>
          <w:tcPr>
            <w:tcW w:w="3453" w:type="dxa"/>
            <w:tcPrChange w:id="26" w:author="Mai Anh Thơ" w:date="2021-09-06T16:45:00Z">
              <w:tcPr>
                <w:tcW w:w="4308" w:type="dxa"/>
              </w:tcPr>
            </w:tcPrChange>
          </w:tcPr>
          <w:p w14:paraId="217FB661" w14:textId="09C58F3B"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proofErr w:type="spellStart"/>
            <w:r w:rsidRPr="005C5935">
              <w:rPr>
                <w:rFonts w:ascii="Times New Roman" w:eastAsia="Times New Roman" w:hAnsi="Times New Roman" w:cs="Times New Roman"/>
                <w:color w:val="000000"/>
                <w:sz w:val="26"/>
                <w:szCs w:val="26"/>
              </w:rPr>
              <w:t>Ngày</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nộp</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đề</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tài</w:t>
            </w:r>
            <w:proofErr w:type="spellEnd"/>
            <w:r w:rsidRPr="005C5935">
              <w:rPr>
                <w:rFonts w:ascii="Times New Roman" w:eastAsia="Times New Roman" w:hAnsi="Times New Roman" w:cs="Times New Roman"/>
                <w:color w:val="000000"/>
                <w:sz w:val="26"/>
                <w:szCs w:val="26"/>
              </w:rPr>
              <w:t xml:space="preserve">: </w:t>
            </w:r>
          </w:p>
        </w:tc>
      </w:tr>
      <w:tr w:rsidR="0021436B" w:rsidRPr="005C5935" w14:paraId="0A6E16FC" w14:textId="77777777" w:rsidTr="000C4EED">
        <w:trPr>
          <w:trHeight w:val="657"/>
        </w:trPr>
        <w:tc>
          <w:tcPr>
            <w:tcW w:w="9554" w:type="dxa"/>
            <w:gridSpan w:val="2"/>
          </w:tcPr>
          <w:p w14:paraId="6461790F" w14:textId="36F0313B"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r w:rsidRPr="005C5935">
              <w:rPr>
                <w:rFonts w:ascii="Times New Roman" w:eastAsia="Times New Roman" w:hAnsi="Times New Roman" w:cs="Times New Roman"/>
                <w:color w:val="000000"/>
                <w:sz w:val="26"/>
                <w:szCs w:val="26"/>
              </w:rPr>
              <w:t xml:space="preserve">1. </w:t>
            </w:r>
            <w:proofErr w:type="spellStart"/>
            <w:r w:rsidRPr="005C5935">
              <w:rPr>
                <w:rFonts w:ascii="Times New Roman" w:eastAsia="Times New Roman" w:hAnsi="Times New Roman" w:cs="Times New Roman"/>
                <w:color w:val="000000"/>
                <w:sz w:val="26"/>
                <w:szCs w:val="26"/>
              </w:rPr>
              <w:t>Tên</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đề</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tài</w:t>
            </w:r>
            <w:proofErr w:type="spellEnd"/>
            <w:r w:rsidRPr="005C5935">
              <w:rPr>
                <w:rFonts w:ascii="Times New Roman" w:eastAsia="Times New Roman" w:hAnsi="Times New Roman" w:cs="Times New Roman"/>
                <w:color w:val="000000"/>
                <w:sz w:val="26"/>
                <w:szCs w:val="26"/>
              </w:rPr>
              <w:t xml:space="preserve">: </w:t>
            </w:r>
            <w:r w:rsidRPr="005C5935">
              <w:rPr>
                <w:rFonts w:ascii="Times New Roman" w:hAnsi="Times New Roman" w:cs="Times New Roman"/>
                <w:color w:val="000000"/>
                <w:sz w:val="26"/>
                <w:szCs w:val="26"/>
              </w:rPr>
              <w:t xml:space="preserve">XÂY DỰNG WEBSITE </w:t>
            </w:r>
            <w:r w:rsidR="00F16A7E">
              <w:rPr>
                <w:rFonts w:ascii="Times New Roman" w:hAnsi="Times New Roman" w:cs="Times New Roman"/>
                <w:color w:val="000000"/>
                <w:sz w:val="26"/>
                <w:szCs w:val="26"/>
              </w:rPr>
              <w:t>MẠNG XÃ HỘI</w:t>
            </w:r>
          </w:p>
        </w:tc>
      </w:tr>
      <w:tr w:rsidR="0021436B" w:rsidRPr="005C5935" w14:paraId="430FAA91" w14:textId="77777777" w:rsidTr="000C4EED">
        <w:trPr>
          <w:trHeight w:val="387"/>
          <w:trPrChange w:id="27" w:author="Mai Anh Thơ" w:date="2021-09-06T16:45:00Z">
            <w:trPr>
              <w:trHeight w:val="387"/>
            </w:trPr>
          </w:trPrChange>
        </w:trPr>
        <w:tc>
          <w:tcPr>
            <w:tcW w:w="6101" w:type="dxa"/>
            <w:tcPrChange w:id="28" w:author="Mai Anh Thơ" w:date="2021-09-06T16:45:00Z">
              <w:tcPr>
                <w:tcW w:w="5246" w:type="dxa"/>
              </w:tcPr>
            </w:tcPrChange>
          </w:tcPr>
          <w:p w14:paraId="3C746F8E" w14:textId="77777777"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r w:rsidRPr="005C5935">
              <w:rPr>
                <w:rFonts w:ascii="Times New Roman" w:eastAsia="Times New Roman" w:hAnsi="Times New Roman" w:cs="Times New Roman"/>
                <w:color w:val="000000"/>
                <w:sz w:val="26"/>
                <w:szCs w:val="26"/>
              </w:rPr>
              <w:t xml:space="preserve">2. </w:t>
            </w:r>
            <w:proofErr w:type="spellStart"/>
            <w:r w:rsidRPr="005C5935">
              <w:rPr>
                <w:rFonts w:ascii="Times New Roman" w:eastAsia="Times New Roman" w:hAnsi="Times New Roman" w:cs="Times New Roman"/>
                <w:color w:val="000000"/>
                <w:sz w:val="26"/>
                <w:szCs w:val="26"/>
              </w:rPr>
              <w:t>Các</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số</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liệu</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tài</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liệu</w:t>
            </w:r>
            <w:proofErr w:type="spellEnd"/>
            <w:r w:rsidRPr="005C5935">
              <w:rPr>
                <w:rFonts w:ascii="Times New Roman" w:eastAsia="Times New Roman" w:hAnsi="Times New Roman" w:cs="Times New Roman"/>
                <w:color w:val="000000"/>
                <w:sz w:val="26"/>
                <w:szCs w:val="26"/>
              </w:rPr>
              <w:t xml:space="preserve"> ban </w:t>
            </w:r>
            <w:proofErr w:type="spellStart"/>
            <w:r w:rsidRPr="005C5935">
              <w:rPr>
                <w:rFonts w:ascii="Times New Roman" w:eastAsia="Times New Roman" w:hAnsi="Times New Roman" w:cs="Times New Roman"/>
                <w:color w:val="000000"/>
                <w:sz w:val="26"/>
                <w:szCs w:val="26"/>
              </w:rPr>
              <w:t>đầu</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Không</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có</w:t>
            </w:r>
            <w:proofErr w:type="spellEnd"/>
          </w:p>
        </w:tc>
        <w:tc>
          <w:tcPr>
            <w:tcW w:w="3453" w:type="dxa"/>
            <w:tcPrChange w:id="29" w:author="Mai Anh Thơ" w:date="2021-09-06T16:45:00Z">
              <w:tcPr>
                <w:tcW w:w="4308" w:type="dxa"/>
              </w:tcPr>
            </w:tcPrChange>
          </w:tcPr>
          <w:p w14:paraId="59E8624B" w14:textId="77777777"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p>
        </w:tc>
      </w:tr>
      <w:tr w:rsidR="0021436B" w:rsidRPr="005C5935" w14:paraId="2C9DE5F5" w14:textId="77777777" w:rsidTr="000C4EED">
        <w:trPr>
          <w:trHeight w:val="800"/>
          <w:trPrChange w:id="30" w:author="Mai Anh Thơ" w:date="2021-09-06T16:45:00Z">
            <w:trPr>
              <w:trHeight w:val="800"/>
            </w:trPr>
          </w:trPrChange>
        </w:trPr>
        <w:tc>
          <w:tcPr>
            <w:tcW w:w="6101" w:type="dxa"/>
            <w:tcPrChange w:id="31" w:author="Mai Anh Thơ" w:date="2021-09-06T16:45:00Z">
              <w:tcPr>
                <w:tcW w:w="5246" w:type="dxa"/>
              </w:tcPr>
            </w:tcPrChange>
          </w:tcPr>
          <w:p w14:paraId="4B0F55EA" w14:textId="77777777"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r w:rsidRPr="005C5935">
              <w:rPr>
                <w:rFonts w:ascii="Times New Roman" w:eastAsia="Times New Roman" w:hAnsi="Times New Roman" w:cs="Times New Roman"/>
                <w:color w:val="000000"/>
                <w:sz w:val="26"/>
                <w:szCs w:val="26"/>
              </w:rPr>
              <w:t xml:space="preserve">3. </w:t>
            </w:r>
            <w:proofErr w:type="spellStart"/>
            <w:r w:rsidRPr="005C5935">
              <w:rPr>
                <w:rFonts w:ascii="Times New Roman" w:eastAsia="Times New Roman" w:hAnsi="Times New Roman" w:cs="Times New Roman"/>
                <w:color w:val="000000"/>
                <w:sz w:val="26"/>
                <w:szCs w:val="26"/>
              </w:rPr>
              <w:t>Nội</w:t>
            </w:r>
            <w:proofErr w:type="spellEnd"/>
            <w:r w:rsidRPr="005C5935">
              <w:rPr>
                <w:rFonts w:ascii="Times New Roman" w:eastAsia="Times New Roman" w:hAnsi="Times New Roman" w:cs="Times New Roman"/>
                <w:color w:val="000000"/>
                <w:sz w:val="26"/>
                <w:szCs w:val="26"/>
              </w:rPr>
              <w:t xml:space="preserve"> dung </w:t>
            </w:r>
            <w:proofErr w:type="spellStart"/>
            <w:r w:rsidRPr="005C5935">
              <w:rPr>
                <w:rFonts w:ascii="Times New Roman" w:eastAsia="Times New Roman" w:hAnsi="Times New Roman" w:cs="Times New Roman"/>
                <w:color w:val="000000"/>
                <w:sz w:val="26"/>
                <w:szCs w:val="26"/>
              </w:rPr>
              <w:t>thực</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hiện</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đề</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tài</w:t>
            </w:r>
            <w:proofErr w:type="spellEnd"/>
            <w:r w:rsidRPr="005C5935">
              <w:rPr>
                <w:rFonts w:ascii="Times New Roman" w:eastAsia="Times New Roman" w:hAnsi="Times New Roman" w:cs="Times New Roman"/>
                <w:color w:val="000000"/>
                <w:sz w:val="26"/>
                <w:szCs w:val="26"/>
              </w:rPr>
              <w:t>:</w:t>
            </w:r>
          </w:p>
          <w:p w14:paraId="46079F64" w14:textId="5C44E0D9"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Xây</w:t>
            </w:r>
            <w:proofErr w:type="spellEnd"/>
            <w:r w:rsidRPr="005C5935">
              <w:rPr>
                <w:rFonts w:ascii="Times New Roman" w:eastAsia="Times New Roman" w:hAnsi="Times New Roman" w:cs="Times New Roman"/>
                <w:color w:val="000000"/>
                <w:sz w:val="26"/>
                <w:szCs w:val="26"/>
              </w:rPr>
              <w:t xml:space="preserve"> </w:t>
            </w:r>
            <w:proofErr w:type="spellStart"/>
            <w:r w:rsidRPr="005C5935">
              <w:rPr>
                <w:rFonts w:ascii="Times New Roman" w:eastAsia="Times New Roman" w:hAnsi="Times New Roman" w:cs="Times New Roman"/>
                <w:color w:val="000000"/>
                <w:sz w:val="26"/>
                <w:szCs w:val="26"/>
              </w:rPr>
              <w:t>dựng</w:t>
            </w:r>
            <w:proofErr w:type="spellEnd"/>
            <w:r w:rsidRPr="005C5935">
              <w:rPr>
                <w:rFonts w:ascii="Times New Roman" w:eastAsia="Times New Roman" w:hAnsi="Times New Roman" w:cs="Times New Roman"/>
                <w:color w:val="000000"/>
                <w:sz w:val="26"/>
                <w:szCs w:val="26"/>
              </w:rPr>
              <w:t xml:space="preserve"> website </w:t>
            </w:r>
            <w:del w:id="32" w:author="Mai Anh Thơ" w:date="2021-09-06T16:45:00Z">
              <w:r w:rsidR="00F16A7E" w:rsidDel="000C4EED">
                <w:rPr>
                  <w:rFonts w:ascii="Times New Roman" w:eastAsia="Times New Roman" w:hAnsi="Times New Roman" w:cs="Times New Roman"/>
                  <w:color w:val="000000"/>
                  <w:sz w:val="26"/>
                  <w:szCs w:val="26"/>
                </w:rPr>
                <w:delText xml:space="preserve">MẠNG XÃ HỘI </w:delText>
              </w:r>
            </w:del>
            <w:proofErr w:type="spellStart"/>
            <w:ins w:id="33" w:author="Mai Anh Thơ" w:date="2021-09-06T16:45:00Z">
              <w:r w:rsidR="000C4EED">
                <w:rPr>
                  <w:rFonts w:ascii="Times New Roman" w:eastAsia="Times New Roman" w:hAnsi="Times New Roman" w:cs="Times New Roman"/>
                  <w:color w:val="000000"/>
                  <w:sz w:val="26"/>
                  <w:szCs w:val="26"/>
                </w:rPr>
                <w:t>mạng</w:t>
              </w:r>
              <w:proofErr w:type="spellEnd"/>
              <w:r w:rsidR="000C4EED">
                <w:rPr>
                  <w:rFonts w:ascii="Times New Roman" w:eastAsia="Times New Roman" w:hAnsi="Times New Roman" w:cs="Times New Roman"/>
                  <w:color w:val="000000"/>
                  <w:sz w:val="26"/>
                  <w:szCs w:val="26"/>
                </w:rPr>
                <w:t xml:space="preserve"> </w:t>
              </w:r>
              <w:proofErr w:type="spellStart"/>
              <w:r w:rsidR="000C4EED">
                <w:rPr>
                  <w:rFonts w:ascii="Times New Roman" w:eastAsia="Times New Roman" w:hAnsi="Times New Roman" w:cs="Times New Roman"/>
                  <w:color w:val="000000"/>
                  <w:sz w:val="26"/>
                  <w:szCs w:val="26"/>
                </w:rPr>
                <w:t>xã</w:t>
              </w:r>
              <w:proofErr w:type="spellEnd"/>
              <w:r w:rsidR="000C4EED">
                <w:rPr>
                  <w:rFonts w:ascii="Times New Roman" w:eastAsia="Times New Roman" w:hAnsi="Times New Roman" w:cs="Times New Roman"/>
                  <w:color w:val="000000"/>
                  <w:sz w:val="26"/>
                  <w:szCs w:val="26"/>
                </w:rPr>
                <w:t xml:space="preserve"> </w:t>
              </w:r>
              <w:proofErr w:type="spellStart"/>
              <w:r w:rsidR="000C4EED">
                <w:rPr>
                  <w:rFonts w:ascii="Times New Roman" w:eastAsia="Times New Roman" w:hAnsi="Times New Roman" w:cs="Times New Roman"/>
                  <w:color w:val="000000"/>
                  <w:sz w:val="26"/>
                  <w:szCs w:val="26"/>
                </w:rPr>
                <w:t>hội</w:t>
              </w:r>
            </w:ins>
            <w:proofErr w:type="spellEnd"/>
          </w:p>
          <w:p w14:paraId="2D7A8A8F" w14:textId="77777777"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p>
        </w:tc>
        <w:tc>
          <w:tcPr>
            <w:tcW w:w="3453" w:type="dxa"/>
            <w:tcPrChange w:id="34" w:author="Mai Anh Thơ" w:date="2021-09-06T16:45:00Z">
              <w:tcPr>
                <w:tcW w:w="4308" w:type="dxa"/>
              </w:tcPr>
            </w:tcPrChange>
          </w:tcPr>
          <w:p w14:paraId="51225183" w14:textId="77777777"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p>
        </w:tc>
      </w:tr>
      <w:tr w:rsidR="0021436B" w:rsidRPr="005C5935" w14:paraId="671EC6B2" w14:textId="77777777" w:rsidTr="000C4EED">
        <w:trPr>
          <w:trHeight w:val="780"/>
          <w:trPrChange w:id="35" w:author="Mai Anh Thơ" w:date="2021-09-06T16:45:00Z">
            <w:trPr>
              <w:trHeight w:val="780"/>
            </w:trPr>
          </w:trPrChange>
        </w:trPr>
        <w:tc>
          <w:tcPr>
            <w:tcW w:w="6101" w:type="dxa"/>
            <w:tcPrChange w:id="36" w:author="Mai Anh Thơ" w:date="2021-09-06T16:45:00Z">
              <w:tcPr>
                <w:tcW w:w="5246" w:type="dxa"/>
              </w:tcPr>
            </w:tcPrChange>
          </w:tcPr>
          <w:p w14:paraId="408BB9E7" w14:textId="77777777"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r w:rsidRPr="005C5935">
              <w:rPr>
                <w:rFonts w:ascii="Times New Roman" w:eastAsia="Times New Roman" w:hAnsi="Times New Roman" w:cs="Times New Roman"/>
                <w:color w:val="000000"/>
                <w:sz w:val="26"/>
                <w:szCs w:val="26"/>
              </w:rPr>
              <w:t>TRƯỞNG NGÀNH</w:t>
            </w:r>
          </w:p>
          <w:p w14:paraId="4B679AD9" w14:textId="77777777"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p>
          <w:p w14:paraId="60AC5F0E" w14:textId="77777777" w:rsidR="0021436B" w:rsidRPr="005C5935" w:rsidRDefault="0021436B" w:rsidP="000C4EED">
            <w:pPr>
              <w:widowControl w:val="0"/>
              <w:spacing w:line="288" w:lineRule="auto"/>
              <w:jc w:val="both"/>
              <w:rPr>
                <w:rFonts w:ascii="Times New Roman" w:eastAsia="Times New Roman" w:hAnsi="Times New Roman" w:cs="Times New Roman"/>
                <w:color w:val="000000"/>
                <w:sz w:val="26"/>
                <w:szCs w:val="26"/>
              </w:rPr>
            </w:pPr>
          </w:p>
          <w:p w14:paraId="4FC78F53" w14:textId="77777777" w:rsidR="0021436B" w:rsidRPr="005C5935" w:rsidRDefault="0021436B" w:rsidP="000C4EED">
            <w:pPr>
              <w:tabs>
                <w:tab w:val="left" w:pos="1965"/>
              </w:tabs>
              <w:spacing w:line="288" w:lineRule="auto"/>
              <w:jc w:val="both"/>
              <w:rPr>
                <w:rFonts w:ascii="Times New Roman" w:eastAsia="Times New Roman" w:hAnsi="Times New Roman" w:cs="Times New Roman"/>
                <w:sz w:val="26"/>
                <w:szCs w:val="26"/>
              </w:rPr>
            </w:pPr>
            <w:r w:rsidRPr="005C5935">
              <w:rPr>
                <w:rFonts w:ascii="Times New Roman" w:eastAsia="Times New Roman" w:hAnsi="Times New Roman" w:cs="Times New Roman"/>
                <w:sz w:val="26"/>
                <w:szCs w:val="26"/>
              </w:rPr>
              <w:t xml:space="preserve">Nguyễn </w:t>
            </w:r>
            <w:proofErr w:type="spellStart"/>
            <w:r w:rsidRPr="005C5935">
              <w:rPr>
                <w:rFonts w:ascii="Times New Roman" w:eastAsia="Times New Roman" w:hAnsi="Times New Roman" w:cs="Times New Roman"/>
                <w:sz w:val="26"/>
                <w:szCs w:val="26"/>
              </w:rPr>
              <w:t>Đăng</w:t>
            </w:r>
            <w:proofErr w:type="spellEnd"/>
            <w:r w:rsidRPr="005C5935">
              <w:rPr>
                <w:rFonts w:ascii="Times New Roman" w:eastAsia="Times New Roman" w:hAnsi="Times New Roman" w:cs="Times New Roman"/>
                <w:sz w:val="26"/>
                <w:szCs w:val="26"/>
              </w:rPr>
              <w:t xml:space="preserve"> Quang</w:t>
            </w:r>
          </w:p>
        </w:tc>
        <w:tc>
          <w:tcPr>
            <w:tcW w:w="3453" w:type="dxa"/>
            <w:tcPrChange w:id="37" w:author="Mai Anh Thơ" w:date="2021-09-06T16:45:00Z">
              <w:tcPr>
                <w:tcW w:w="4308" w:type="dxa"/>
              </w:tcPr>
            </w:tcPrChange>
          </w:tcPr>
          <w:p w14:paraId="35D24AEE" w14:textId="77777777" w:rsidR="0021436B" w:rsidRPr="005C5935" w:rsidRDefault="0021436B" w:rsidP="000C4EED">
            <w:pPr>
              <w:widowControl w:val="0"/>
              <w:spacing w:line="288" w:lineRule="auto"/>
              <w:jc w:val="center"/>
              <w:rPr>
                <w:rFonts w:ascii="Times New Roman" w:eastAsia="Times New Roman" w:hAnsi="Times New Roman" w:cs="Times New Roman"/>
                <w:color w:val="000000"/>
                <w:sz w:val="26"/>
                <w:szCs w:val="26"/>
              </w:rPr>
            </w:pPr>
            <w:r w:rsidRPr="005C5935">
              <w:rPr>
                <w:rFonts w:ascii="Times New Roman" w:eastAsia="Times New Roman" w:hAnsi="Times New Roman" w:cs="Times New Roman"/>
                <w:color w:val="000000"/>
                <w:sz w:val="26"/>
                <w:szCs w:val="26"/>
              </w:rPr>
              <w:t>GIẢNG VIÊN HƯỚNG DẪN</w:t>
            </w:r>
          </w:p>
          <w:p w14:paraId="5F9155E4" w14:textId="77777777" w:rsidR="0021436B" w:rsidRPr="005C5935" w:rsidRDefault="0021436B" w:rsidP="000C4EED">
            <w:pPr>
              <w:widowControl w:val="0"/>
              <w:spacing w:line="288" w:lineRule="auto"/>
              <w:jc w:val="center"/>
              <w:rPr>
                <w:rFonts w:ascii="Times New Roman" w:eastAsia="Times New Roman" w:hAnsi="Times New Roman" w:cs="Times New Roman"/>
                <w:color w:val="000000"/>
                <w:sz w:val="26"/>
                <w:szCs w:val="26"/>
              </w:rPr>
            </w:pPr>
          </w:p>
          <w:p w14:paraId="6598E5F7" w14:textId="77777777" w:rsidR="0021436B" w:rsidRPr="005C5935" w:rsidRDefault="0021436B" w:rsidP="000C4EED">
            <w:pPr>
              <w:widowControl w:val="0"/>
              <w:spacing w:line="288" w:lineRule="auto"/>
              <w:jc w:val="center"/>
              <w:rPr>
                <w:rFonts w:ascii="Times New Roman" w:eastAsia="Times New Roman" w:hAnsi="Times New Roman" w:cs="Times New Roman"/>
                <w:color w:val="000000"/>
                <w:sz w:val="26"/>
                <w:szCs w:val="26"/>
              </w:rPr>
            </w:pPr>
          </w:p>
          <w:p w14:paraId="35BB2247" w14:textId="0584217E" w:rsidR="0021436B" w:rsidRPr="005C5935" w:rsidRDefault="00F16A7E" w:rsidP="000C4EED">
            <w:pPr>
              <w:widowControl w:val="0"/>
              <w:spacing w:line="288"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Mai Anh </w:t>
            </w:r>
            <w:proofErr w:type="spellStart"/>
            <w:r>
              <w:rPr>
                <w:rFonts w:ascii="Times New Roman" w:eastAsia="Times New Roman" w:hAnsi="Times New Roman" w:cs="Times New Roman"/>
                <w:color w:val="000000"/>
                <w:sz w:val="26"/>
                <w:szCs w:val="26"/>
              </w:rPr>
              <w:t>Thơ</w:t>
            </w:r>
            <w:proofErr w:type="spellEnd"/>
            <w:r>
              <w:rPr>
                <w:rFonts w:ascii="Times New Roman" w:eastAsia="Times New Roman" w:hAnsi="Times New Roman" w:cs="Times New Roman"/>
                <w:color w:val="000000"/>
                <w:sz w:val="26"/>
                <w:szCs w:val="26"/>
              </w:rPr>
              <w:t xml:space="preserve"> </w:t>
            </w:r>
          </w:p>
        </w:tc>
      </w:tr>
    </w:tbl>
    <w:p w14:paraId="22B990C1" w14:textId="77777777" w:rsidR="0021436B" w:rsidRPr="005C5935" w:rsidRDefault="0021436B" w:rsidP="0021436B">
      <w:pPr>
        <w:spacing w:line="288" w:lineRule="auto"/>
        <w:jc w:val="both"/>
        <w:rPr>
          <w:rFonts w:ascii="Times New Roman" w:hAnsi="Times New Roman" w:cs="Times New Roman"/>
          <w:sz w:val="26"/>
          <w:szCs w:val="26"/>
        </w:rPr>
      </w:pPr>
    </w:p>
    <w:p w14:paraId="43F2F9C8" w14:textId="77777777" w:rsidR="0021436B" w:rsidRPr="005C5935" w:rsidRDefault="0021436B" w:rsidP="0021436B">
      <w:pPr>
        <w:spacing w:line="288" w:lineRule="auto"/>
        <w:jc w:val="both"/>
        <w:rPr>
          <w:rFonts w:ascii="Times New Roman" w:hAnsi="Times New Roman" w:cs="Times New Roman"/>
          <w:sz w:val="26"/>
          <w:szCs w:val="26"/>
        </w:rPr>
      </w:pPr>
    </w:p>
    <w:tbl>
      <w:tblPr>
        <w:tblW w:w="9554" w:type="dxa"/>
        <w:tblInd w:w="136" w:type="dxa"/>
        <w:tblLayout w:type="fixed"/>
        <w:tblLook w:val="04A0" w:firstRow="1" w:lastRow="0" w:firstColumn="1" w:lastColumn="0" w:noHBand="0" w:noVBand="1"/>
      </w:tblPr>
      <w:tblGrid>
        <w:gridCol w:w="3873"/>
        <w:gridCol w:w="5681"/>
      </w:tblGrid>
      <w:tr w:rsidR="0021436B" w:rsidRPr="005C5935" w14:paraId="532C3313" w14:textId="77777777" w:rsidTr="000C4EED">
        <w:trPr>
          <w:trHeight w:val="1200"/>
        </w:trPr>
        <w:tc>
          <w:tcPr>
            <w:tcW w:w="3767" w:type="dxa"/>
          </w:tcPr>
          <w:p w14:paraId="5B6533F0" w14:textId="77777777" w:rsidR="0021436B" w:rsidRPr="005C5935" w:rsidRDefault="0021436B" w:rsidP="000C4EED">
            <w:pPr>
              <w:widowControl w:val="0"/>
              <w:spacing w:line="288" w:lineRule="auto"/>
              <w:jc w:val="both"/>
              <w:rPr>
                <w:rFonts w:ascii="Times New Roman" w:eastAsia="Times New Roman" w:hAnsi="Times New Roman" w:cs="Times New Roman"/>
                <w:color w:val="000000"/>
              </w:rPr>
            </w:pPr>
            <w:r w:rsidRPr="005C5935">
              <w:rPr>
                <w:rFonts w:ascii="Times New Roman" w:eastAsia="Times New Roman" w:hAnsi="Times New Roman" w:cs="Times New Roman"/>
                <w:noProof/>
                <w:color w:val="000000"/>
              </w:rPr>
              <w:lastRenderedPageBreak/>
              <w:drawing>
                <wp:inline distT="0" distB="0" distL="0" distR="0" wp14:anchorId="6CC0568A" wp14:editId="29C4D63C">
                  <wp:extent cx="2300605" cy="767715"/>
                  <wp:effectExtent l="0" t="0" r="0" b="0"/>
                  <wp:docPr id="111" name="image15.jpg"/>
                  <wp:cNvGraphicFramePr/>
                  <a:graphic xmlns:a="http://schemas.openxmlformats.org/drawingml/2006/main">
                    <a:graphicData uri="http://schemas.openxmlformats.org/drawingml/2006/picture">
                      <pic:pic xmlns:pic="http://schemas.openxmlformats.org/drawingml/2006/picture">
                        <pic:nvPicPr>
                          <pic:cNvPr id="111" name="image15.jpg"/>
                          <pic:cNvPicPr preferRelativeResize="0"/>
                        </pic:nvPicPr>
                        <pic:blipFill>
                          <a:blip r:embed="rId26"/>
                          <a:srcRect/>
                          <a:stretch>
                            <a:fillRect/>
                          </a:stretch>
                        </pic:blipFill>
                        <pic:spPr>
                          <a:xfrm>
                            <a:off x="0" y="0"/>
                            <a:ext cx="2300860" cy="768096"/>
                          </a:xfrm>
                          <a:prstGeom prst="rect">
                            <a:avLst/>
                          </a:prstGeom>
                        </pic:spPr>
                      </pic:pic>
                    </a:graphicData>
                  </a:graphic>
                </wp:inline>
              </w:drawing>
            </w:r>
          </w:p>
        </w:tc>
        <w:tc>
          <w:tcPr>
            <w:tcW w:w="5525" w:type="dxa"/>
          </w:tcPr>
          <w:p w14:paraId="54866690" w14:textId="77777777" w:rsidR="0021436B" w:rsidRPr="005C5935" w:rsidRDefault="0021436B" w:rsidP="000C4EED">
            <w:pPr>
              <w:spacing w:line="288" w:lineRule="auto"/>
              <w:jc w:val="center"/>
              <w:rPr>
                <w:rFonts w:ascii="Times New Roman" w:hAnsi="Times New Roman" w:cs="Times New Roman"/>
                <w:b/>
                <w:sz w:val="24"/>
                <w:szCs w:val="24"/>
                <w:lang w:val="vi-VN"/>
              </w:rPr>
            </w:pPr>
            <w:r w:rsidRPr="005C5935">
              <w:rPr>
                <w:rFonts w:ascii="Times New Roman" w:hAnsi="Times New Roman" w:cs="Times New Roman"/>
                <w:b/>
                <w:sz w:val="24"/>
                <w:szCs w:val="24"/>
                <w:lang w:val="vi-VN"/>
              </w:rPr>
              <w:t>CỘNG HÒA XÃ HỘI CHỦ NGHĨA VIỆT NAM</w:t>
            </w:r>
          </w:p>
          <w:p w14:paraId="43197D20" w14:textId="77777777" w:rsidR="0021436B" w:rsidRPr="005C5935" w:rsidRDefault="0021436B" w:rsidP="000C4EED">
            <w:pPr>
              <w:spacing w:line="288" w:lineRule="auto"/>
              <w:jc w:val="center"/>
              <w:rPr>
                <w:rFonts w:ascii="Times New Roman" w:hAnsi="Times New Roman" w:cs="Times New Roman"/>
                <w:b/>
                <w:sz w:val="24"/>
                <w:szCs w:val="24"/>
                <w:lang w:val="vi-VN"/>
              </w:rPr>
            </w:pPr>
            <w:r w:rsidRPr="005C5935">
              <w:rPr>
                <w:rFonts w:ascii="Times New Roman" w:hAnsi="Times New Roman" w:cs="Times New Roman"/>
                <w:b/>
                <w:sz w:val="24"/>
                <w:szCs w:val="24"/>
                <w:lang w:val="vi-VN"/>
              </w:rPr>
              <w:t>Độc lập – Tự do – Hạnh phúc</w:t>
            </w:r>
          </w:p>
          <w:p w14:paraId="43E21429" w14:textId="77777777" w:rsidR="0021436B" w:rsidRPr="005C5935" w:rsidRDefault="0021436B" w:rsidP="000C4EED">
            <w:pPr>
              <w:widowControl w:val="0"/>
              <w:spacing w:line="288" w:lineRule="auto"/>
              <w:jc w:val="center"/>
              <w:rPr>
                <w:rFonts w:ascii="Times New Roman" w:eastAsia="Times New Roman" w:hAnsi="Times New Roman" w:cs="Times New Roman"/>
                <w:color w:val="000000"/>
                <w:sz w:val="24"/>
                <w:szCs w:val="24"/>
              </w:rPr>
            </w:pPr>
            <w:r w:rsidRPr="005C5935">
              <w:rPr>
                <w:rFonts w:ascii="Times New Roman" w:hAnsi="Times New Roman" w:cs="Times New Roman"/>
                <w:b/>
                <w:sz w:val="24"/>
                <w:szCs w:val="24"/>
                <w:lang w:val="vi-VN"/>
              </w:rPr>
              <w:t>*******</w:t>
            </w:r>
          </w:p>
        </w:tc>
      </w:tr>
    </w:tbl>
    <w:p w14:paraId="61B032FF" w14:textId="77777777" w:rsidR="0021436B" w:rsidRPr="005C5935" w:rsidRDefault="0021436B" w:rsidP="0021436B">
      <w:pPr>
        <w:spacing w:line="288" w:lineRule="auto"/>
        <w:jc w:val="center"/>
        <w:rPr>
          <w:rFonts w:ascii="Times New Roman" w:hAnsi="Times New Roman" w:cs="Times New Roman"/>
          <w:sz w:val="28"/>
          <w:szCs w:val="26"/>
        </w:rPr>
      </w:pPr>
      <w:bookmarkStart w:id="38" w:name="_Toc44487635"/>
      <w:r w:rsidRPr="005C5935">
        <w:rPr>
          <w:rFonts w:ascii="Times New Roman" w:hAnsi="Times New Roman" w:cs="Times New Roman"/>
          <w:b/>
          <w:bCs/>
          <w:color w:val="000000"/>
          <w:sz w:val="28"/>
          <w:szCs w:val="26"/>
        </w:rPr>
        <w:t>PHIẾU NHẬN XÉT CỦA GIÁO VIÊN HƯỚNG DẪN</w:t>
      </w:r>
      <w:bookmarkEnd w:id="38"/>
    </w:p>
    <w:p w14:paraId="3FA14B56" w14:textId="168193C2" w:rsidR="0021436B" w:rsidRDefault="0021436B" w:rsidP="0021436B">
      <w:pPr>
        <w:spacing w:line="288" w:lineRule="auto"/>
        <w:rPr>
          <w:rFonts w:ascii="Times New Roman" w:hAnsi="Times New Roman" w:cs="Times New Roman"/>
          <w:color w:val="000000"/>
          <w:sz w:val="26"/>
          <w:szCs w:val="26"/>
        </w:rPr>
      </w:pPr>
      <w:proofErr w:type="spellStart"/>
      <w:r w:rsidRPr="005C5935">
        <w:rPr>
          <w:rFonts w:ascii="Times New Roman" w:hAnsi="Times New Roman" w:cs="Times New Roman"/>
          <w:color w:val="000000"/>
          <w:sz w:val="26"/>
          <w:szCs w:val="26"/>
        </w:rPr>
        <w:t>Họ</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và</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tên</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Sinh</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viên</w:t>
      </w:r>
      <w:proofErr w:type="spellEnd"/>
      <w:r w:rsidRPr="005C5935">
        <w:rPr>
          <w:rFonts w:ascii="Times New Roman" w:hAnsi="Times New Roman" w:cs="Times New Roman"/>
          <w:color w:val="000000"/>
          <w:sz w:val="26"/>
          <w:szCs w:val="26"/>
        </w:rPr>
        <w:t xml:space="preserve"> 1: </w:t>
      </w:r>
      <w:r w:rsidR="00F16A7E">
        <w:rPr>
          <w:rFonts w:ascii="Times New Roman" w:hAnsi="Times New Roman" w:cs="Times New Roman"/>
          <w:color w:val="000000"/>
          <w:sz w:val="26"/>
          <w:szCs w:val="26"/>
        </w:rPr>
        <w:t>Nguyễn Đình Long</w:t>
      </w:r>
      <w:r w:rsidRPr="005C5935">
        <w:rPr>
          <w:rFonts w:ascii="Times New Roman" w:hAnsi="Times New Roman" w:cs="Times New Roman"/>
          <w:color w:val="000000"/>
          <w:sz w:val="26"/>
          <w:szCs w:val="26"/>
        </w:rPr>
        <w:t xml:space="preserve">.........................MSSV 1: </w:t>
      </w:r>
      <w:r w:rsidR="00F16A7E">
        <w:rPr>
          <w:rFonts w:ascii="Times New Roman" w:hAnsi="Times New Roman" w:cs="Times New Roman"/>
          <w:color w:val="000000"/>
          <w:sz w:val="26"/>
          <w:szCs w:val="26"/>
        </w:rPr>
        <w:t>18110148</w:t>
      </w:r>
    </w:p>
    <w:p w14:paraId="29D3EEE5" w14:textId="1468324F" w:rsidR="0021436B" w:rsidRDefault="0021436B" w:rsidP="0021436B">
      <w:pPr>
        <w:spacing w:line="288" w:lineRule="auto"/>
        <w:rPr>
          <w:rFonts w:ascii="Times New Roman" w:hAnsi="Times New Roman" w:cs="Times New Roman"/>
          <w:color w:val="000000"/>
          <w:sz w:val="26"/>
          <w:szCs w:val="26"/>
        </w:rPr>
      </w:pPr>
      <w:proofErr w:type="spellStart"/>
      <w:r w:rsidRPr="005C5935">
        <w:rPr>
          <w:rFonts w:ascii="Times New Roman" w:hAnsi="Times New Roman" w:cs="Times New Roman"/>
          <w:color w:val="000000"/>
          <w:sz w:val="26"/>
          <w:szCs w:val="26"/>
        </w:rPr>
        <w:t>Họ</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và</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tên</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Sinh</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viên</w:t>
      </w:r>
      <w:proofErr w:type="spellEnd"/>
      <w:r w:rsidRPr="005C5935">
        <w:rPr>
          <w:rFonts w:ascii="Times New Roman" w:hAnsi="Times New Roman" w:cs="Times New Roman"/>
          <w:color w:val="000000"/>
          <w:sz w:val="26"/>
          <w:szCs w:val="26"/>
        </w:rPr>
        <w:t xml:space="preserve"> 2:</w:t>
      </w:r>
      <w:r w:rsidR="005B075D">
        <w:rPr>
          <w:rFonts w:ascii="Times New Roman" w:hAnsi="Times New Roman" w:cs="Times New Roman"/>
          <w:color w:val="000000"/>
          <w:sz w:val="26"/>
          <w:szCs w:val="26"/>
        </w:rPr>
        <w:t xml:space="preserve"> </w:t>
      </w:r>
      <w:proofErr w:type="spellStart"/>
      <w:r w:rsidR="00F16A7E">
        <w:rPr>
          <w:rFonts w:ascii="Times New Roman" w:hAnsi="Times New Roman" w:cs="Times New Roman"/>
          <w:color w:val="000000"/>
          <w:sz w:val="26"/>
          <w:szCs w:val="26"/>
        </w:rPr>
        <w:t>Võ</w:t>
      </w:r>
      <w:proofErr w:type="spellEnd"/>
      <w:r w:rsidR="00F16A7E">
        <w:rPr>
          <w:rFonts w:ascii="Times New Roman" w:hAnsi="Times New Roman" w:cs="Times New Roman"/>
          <w:color w:val="000000"/>
          <w:sz w:val="26"/>
          <w:szCs w:val="26"/>
        </w:rPr>
        <w:t xml:space="preserve"> </w:t>
      </w:r>
      <w:proofErr w:type="spellStart"/>
      <w:r w:rsidR="00F16A7E">
        <w:rPr>
          <w:rFonts w:ascii="Times New Roman" w:hAnsi="Times New Roman" w:cs="Times New Roman"/>
          <w:color w:val="000000"/>
          <w:sz w:val="26"/>
          <w:szCs w:val="26"/>
        </w:rPr>
        <w:t>Phú</w:t>
      </w:r>
      <w:proofErr w:type="spellEnd"/>
      <w:r w:rsidR="00F16A7E">
        <w:rPr>
          <w:rFonts w:ascii="Times New Roman" w:hAnsi="Times New Roman" w:cs="Times New Roman"/>
          <w:color w:val="000000"/>
          <w:sz w:val="26"/>
          <w:szCs w:val="26"/>
        </w:rPr>
        <w:t xml:space="preserve"> </w:t>
      </w:r>
      <w:proofErr w:type="spellStart"/>
      <w:r w:rsidR="00F16A7E">
        <w:rPr>
          <w:rFonts w:ascii="Times New Roman" w:hAnsi="Times New Roman" w:cs="Times New Roman"/>
          <w:color w:val="000000"/>
          <w:sz w:val="26"/>
          <w:szCs w:val="26"/>
        </w:rPr>
        <w:t>Đức</w:t>
      </w:r>
      <w:proofErr w:type="spellEnd"/>
      <w:r w:rsidRPr="005C5935">
        <w:rPr>
          <w:rFonts w:ascii="Times New Roman" w:hAnsi="Times New Roman" w:cs="Times New Roman"/>
          <w:color w:val="000000"/>
          <w:sz w:val="26"/>
          <w:szCs w:val="26"/>
        </w:rPr>
        <w:t>..........................</w:t>
      </w:r>
      <w:r w:rsidR="00F16A7E">
        <w:rPr>
          <w:rFonts w:ascii="Times New Roman" w:hAnsi="Times New Roman" w:cs="Times New Roman"/>
          <w:color w:val="000000"/>
          <w:sz w:val="26"/>
          <w:szCs w:val="26"/>
        </w:rPr>
        <w:t>..........</w:t>
      </w:r>
      <w:r w:rsidRPr="005C5935">
        <w:rPr>
          <w:rFonts w:ascii="Times New Roman" w:hAnsi="Times New Roman" w:cs="Times New Roman"/>
          <w:color w:val="000000"/>
          <w:sz w:val="26"/>
          <w:szCs w:val="26"/>
        </w:rPr>
        <w:t xml:space="preserve">MSSV 2:  </w:t>
      </w:r>
      <w:r w:rsidR="00F16A7E">
        <w:rPr>
          <w:rFonts w:ascii="Times New Roman" w:hAnsi="Times New Roman" w:cs="Times New Roman"/>
          <w:color w:val="000000"/>
          <w:sz w:val="26"/>
          <w:szCs w:val="26"/>
        </w:rPr>
        <w:t>18110101</w:t>
      </w:r>
    </w:p>
    <w:p w14:paraId="42809A10" w14:textId="77777777" w:rsidR="0021436B" w:rsidRDefault="0021436B" w:rsidP="0021436B">
      <w:pPr>
        <w:spacing w:line="288" w:lineRule="auto"/>
        <w:rPr>
          <w:rFonts w:ascii="Times New Roman" w:hAnsi="Times New Roman" w:cs="Times New Roman"/>
          <w:color w:val="000000"/>
          <w:sz w:val="26"/>
          <w:szCs w:val="26"/>
        </w:rPr>
      </w:pPr>
      <w:proofErr w:type="spellStart"/>
      <w:r w:rsidRPr="005C5935">
        <w:rPr>
          <w:rFonts w:ascii="Times New Roman" w:hAnsi="Times New Roman" w:cs="Times New Roman"/>
          <w:color w:val="000000"/>
          <w:sz w:val="26"/>
          <w:szCs w:val="26"/>
        </w:rPr>
        <w:t>Ngành</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Công</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nghệ</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Thông</w:t>
      </w:r>
      <w:proofErr w:type="spellEnd"/>
      <w:r w:rsidRPr="005C5935">
        <w:rPr>
          <w:rFonts w:ascii="Times New Roman" w:hAnsi="Times New Roman" w:cs="Times New Roman"/>
          <w:color w:val="000000"/>
          <w:sz w:val="26"/>
          <w:szCs w:val="26"/>
        </w:rPr>
        <w:t xml:space="preserve"> tin</w:t>
      </w:r>
    </w:p>
    <w:p w14:paraId="5AA32D9B" w14:textId="684703E8" w:rsidR="0021436B" w:rsidRDefault="0021436B" w:rsidP="0021436B">
      <w:pPr>
        <w:spacing w:line="288" w:lineRule="auto"/>
        <w:rPr>
          <w:rFonts w:ascii="Times New Roman" w:hAnsi="Times New Roman" w:cs="Times New Roman"/>
          <w:color w:val="000000"/>
          <w:sz w:val="26"/>
          <w:szCs w:val="26"/>
        </w:rPr>
      </w:pPr>
      <w:proofErr w:type="spellStart"/>
      <w:r w:rsidRPr="005C5935">
        <w:rPr>
          <w:rFonts w:ascii="Times New Roman" w:hAnsi="Times New Roman" w:cs="Times New Roman"/>
          <w:color w:val="000000"/>
          <w:sz w:val="26"/>
          <w:szCs w:val="26"/>
        </w:rPr>
        <w:t>Tên</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đề</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tài</w:t>
      </w:r>
      <w:proofErr w:type="spellEnd"/>
      <w:r w:rsidRPr="005C5935">
        <w:rPr>
          <w:rFonts w:ascii="Times New Roman" w:hAnsi="Times New Roman" w:cs="Times New Roman"/>
          <w:color w:val="000000"/>
          <w:sz w:val="26"/>
          <w:szCs w:val="26"/>
        </w:rPr>
        <w:t xml:space="preserve">: XÂY DỰNG WEBSITE </w:t>
      </w:r>
      <w:r w:rsidR="00F16A7E">
        <w:rPr>
          <w:rFonts w:ascii="Times New Roman" w:hAnsi="Times New Roman" w:cs="Times New Roman"/>
          <w:color w:val="000000"/>
          <w:sz w:val="26"/>
          <w:szCs w:val="26"/>
        </w:rPr>
        <w:t>MẠNG XÃ HỘI</w:t>
      </w:r>
    </w:p>
    <w:p w14:paraId="41196C53" w14:textId="726E0FBD" w:rsidR="0021436B" w:rsidRDefault="0021436B" w:rsidP="0021436B">
      <w:pPr>
        <w:spacing w:line="288" w:lineRule="auto"/>
        <w:rPr>
          <w:rFonts w:ascii="Times New Roman" w:hAnsi="Times New Roman" w:cs="Times New Roman"/>
          <w:color w:val="000000"/>
          <w:sz w:val="26"/>
          <w:szCs w:val="26"/>
        </w:rPr>
      </w:pPr>
      <w:proofErr w:type="spellStart"/>
      <w:r w:rsidRPr="005C5935">
        <w:rPr>
          <w:rFonts w:ascii="Times New Roman" w:hAnsi="Times New Roman" w:cs="Times New Roman"/>
          <w:color w:val="000000"/>
          <w:sz w:val="26"/>
          <w:szCs w:val="26"/>
        </w:rPr>
        <w:t>Họ</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và</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tên</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Giáo</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viên</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hướng</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dẫn</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T</w:t>
      </w:r>
      <w:ins w:id="39" w:author="Mai Anh Thơ" w:date="2021-09-06T16:46:00Z">
        <w:r w:rsidR="000C4EED">
          <w:rPr>
            <w:rFonts w:ascii="Times New Roman" w:hAnsi="Times New Roman" w:cs="Times New Roman"/>
            <w:color w:val="000000"/>
            <w:sz w:val="26"/>
            <w:szCs w:val="26"/>
          </w:rPr>
          <w:t>h</w:t>
        </w:r>
      </w:ins>
      <w:r w:rsidRPr="005C5935">
        <w:rPr>
          <w:rFonts w:ascii="Times New Roman" w:hAnsi="Times New Roman" w:cs="Times New Roman"/>
          <w:color w:val="000000"/>
          <w:sz w:val="26"/>
          <w:szCs w:val="26"/>
        </w:rPr>
        <w:t>S</w:t>
      </w:r>
      <w:proofErr w:type="spellEnd"/>
      <w:r w:rsidRPr="005C5935">
        <w:rPr>
          <w:rFonts w:ascii="Times New Roman" w:hAnsi="Times New Roman" w:cs="Times New Roman"/>
          <w:color w:val="000000"/>
          <w:sz w:val="26"/>
          <w:szCs w:val="26"/>
        </w:rPr>
        <w:t xml:space="preserve">. </w:t>
      </w:r>
      <w:r w:rsidR="00F16A7E">
        <w:rPr>
          <w:rFonts w:ascii="Times New Roman" w:hAnsi="Times New Roman" w:cs="Times New Roman"/>
          <w:color w:val="000000"/>
          <w:sz w:val="26"/>
          <w:szCs w:val="26"/>
        </w:rPr>
        <w:t xml:space="preserve">Mai Anh </w:t>
      </w:r>
      <w:proofErr w:type="spellStart"/>
      <w:r w:rsidR="00F16A7E">
        <w:rPr>
          <w:rFonts w:ascii="Times New Roman" w:hAnsi="Times New Roman" w:cs="Times New Roman"/>
          <w:color w:val="000000"/>
          <w:sz w:val="26"/>
          <w:szCs w:val="26"/>
        </w:rPr>
        <w:t>Thơ</w:t>
      </w:r>
      <w:proofErr w:type="spellEnd"/>
    </w:p>
    <w:p w14:paraId="075D7DE7" w14:textId="77777777" w:rsidR="0021436B" w:rsidRDefault="0021436B" w:rsidP="0021436B">
      <w:pPr>
        <w:spacing w:line="288" w:lineRule="auto"/>
        <w:rPr>
          <w:rFonts w:ascii="Times New Roman" w:hAnsi="Times New Roman" w:cs="Times New Roman"/>
          <w:b/>
          <w:bCs/>
          <w:color w:val="000000"/>
          <w:sz w:val="26"/>
          <w:szCs w:val="26"/>
        </w:rPr>
      </w:pPr>
      <w:r w:rsidRPr="005C5935">
        <w:rPr>
          <w:rFonts w:ascii="Times New Roman" w:hAnsi="Times New Roman" w:cs="Times New Roman"/>
          <w:b/>
          <w:bCs/>
          <w:color w:val="000000"/>
          <w:sz w:val="26"/>
          <w:szCs w:val="26"/>
        </w:rPr>
        <w:t>NHẬN XÉT</w:t>
      </w:r>
    </w:p>
    <w:p w14:paraId="28B3C0EA" w14:textId="77777777" w:rsidR="0021436B" w:rsidRPr="005C5935" w:rsidRDefault="0021436B" w:rsidP="0021436B">
      <w:pPr>
        <w:spacing w:line="288" w:lineRule="auto"/>
        <w:rPr>
          <w:rFonts w:ascii="Times New Roman" w:hAnsi="Times New Roman" w:cs="Times New Roman"/>
          <w:sz w:val="26"/>
          <w:szCs w:val="26"/>
        </w:rPr>
      </w:pPr>
      <w:r w:rsidRPr="005C5935">
        <w:rPr>
          <w:rFonts w:ascii="Times New Roman" w:hAnsi="Times New Roman" w:cs="Times New Roman"/>
          <w:sz w:val="26"/>
          <w:szCs w:val="26"/>
        </w:rPr>
        <w:t xml:space="preserve">1. </w:t>
      </w:r>
      <w:proofErr w:type="spellStart"/>
      <w:r w:rsidRPr="005C5935">
        <w:rPr>
          <w:rFonts w:ascii="Times New Roman" w:hAnsi="Times New Roman" w:cs="Times New Roman"/>
          <w:sz w:val="26"/>
          <w:szCs w:val="26"/>
        </w:rPr>
        <w:t>Về</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nội</w:t>
      </w:r>
      <w:proofErr w:type="spellEnd"/>
      <w:r w:rsidRPr="005C5935">
        <w:rPr>
          <w:rFonts w:ascii="Times New Roman" w:hAnsi="Times New Roman" w:cs="Times New Roman"/>
          <w:sz w:val="26"/>
          <w:szCs w:val="26"/>
        </w:rPr>
        <w:t xml:space="preserve"> dung </w:t>
      </w:r>
      <w:proofErr w:type="spellStart"/>
      <w:r w:rsidRPr="005C5935">
        <w:rPr>
          <w:rFonts w:ascii="Times New Roman" w:hAnsi="Times New Roman" w:cs="Times New Roman"/>
          <w:sz w:val="26"/>
          <w:szCs w:val="26"/>
        </w:rPr>
        <w:t>đề</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tài</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và</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khối</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lượng</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thực</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hiện</w:t>
      </w:r>
      <w:proofErr w:type="spellEnd"/>
      <w:r w:rsidRPr="005C5935">
        <w:rPr>
          <w:rFonts w:ascii="Times New Roman" w:hAnsi="Times New Roman" w:cs="Times New Roman"/>
          <w:sz w:val="26"/>
          <w:szCs w:val="26"/>
        </w:rPr>
        <w:t>:</w:t>
      </w:r>
      <w:r w:rsidRPr="005C5935">
        <w:rPr>
          <w:rFonts w:ascii="Times New Roman" w:hAnsi="Times New Roman" w:cs="Times New Roman"/>
          <w:sz w:val="26"/>
          <w:szCs w:val="26"/>
        </w:rPr>
        <w:br/>
        <w:t>........................................................................................................................................................................................................................................................................................</w:t>
      </w:r>
    </w:p>
    <w:p w14:paraId="12FC9B1D" w14:textId="77777777" w:rsidR="0021436B" w:rsidRPr="005C5935" w:rsidRDefault="0021436B" w:rsidP="0021436B">
      <w:pPr>
        <w:spacing w:line="288" w:lineRule="auto"/>
        <w:rPr>
          <w:rFonts w:ascii="Times New Roman" w:hAnsi="Times New Roman" w:cs="Times New Roman"/>
          <w:sz w:val="26"/>
          <w:szCs w:val="26"/>
        </w:rPr>
      </w:pPr>
      <w:r w:rsidRPr="005C5935">
        <w:rPr>
          <w:rFonts w:ascii="Times New Roman" w:hAnsi="Times New Roman" w:cs="Times New Roman"/>
          <w:sz w:val="26"/>
          <w:szCs w:val="26"/>
        </w:rPr>
        <w:t xml:space="preserve">2. </w:t>
      </w:r>
      <w:proofErr w:type="spellStart"/>
      <w:r w:rsidRPr="005C5935">
        <w:rPr>
          <w:rFonts w:ascii="Times New Roman" w:hAnsi="Times New Roman" w:cs="Times New Roman"/>
          <w:sz w:val="26"/>
          <w:szCs w:val="26"/>
        </w:rPr>
        <w:t>Ưu</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điểm</w:t>
      </w:r>
      <w:proofErr w:type="spellEnd"/>
      <w:r w:rsidRPr="005C5935">
        <w:rPr>
          <w:rFonts w:ascii="Times New Roman" w:hAnsi="Times New Roman" w:cs="Times New Roman"/>
          <w:sz w:val="26"/>
          <w:szCs w:val="26"/>
        </w:rPr>
        <w:t>:</w:t>
      </w:r>
      <w:r w:rsidRPr="005C5935">
        <w:rPr>
          <w:rFonts w:ascii="Times New Roman" w:hAnsi="Times New Roman" w:cs="Times New Roman"/>
          <w:sz w:val="26"/>
          <w:szCs w:val="26"/>
        </w:rPr>
        <w:br/>
        <w:t>........................................................................................................................................................................................................................................................................................</w:t>
      </w:r>
    </w:p>
    <w:p w14:paraId="7FD773A9" w14:textId="77777777" w:rsidR="0021436B" w:rsidRPr="005C5935" w:rsidRDefault="0021436B" w:rsidP="0021436B">
      <w:pPr>
        <w:spacing w:line="288" w:lineRule="auto"/>
        <w:rPr>
          <w:rFonts w:ascii="Times New Roman" w:hAnsi="Times New Roman" w:cs="Times New Roman"/>
          <w:sz w:val="26"/>
          <w:szCs w:val="26"/>
        </w:rPr>
      </w:pPr>
      <w:r w:rsidRPr="005C5935">
        <w:rPr>
          <w:rFonts w:ascii="Times New Roman" w:hAnsi="Times New Roman" w:cs="Times New Roman"/>
          <w:sz w:val="26"/>
          <w:szCs w:val="26"/>
        </w:rPr>
        <w:t xml:space="preserve">3. </w:t>
      </w:r>
      <w:proofErr w:type="spellStart"/>
      <w:r w:rsidRPr="005C5935">
        <w:rPr>
          <w:rFonts w:ascii="Times New Roman" w:hAnsi="Times New Roman" w:cs="Times New Roman"/>
          <w:sz w:val="26"/>
          <w:szCs w:val="26"/>
        </w:rPr>
        <w:t>Khuyết</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điểm</w:t>
      </w:r>
      <w:proofErr w:type="spellEnd"/>
      <w:r w:rsidRPr="005C5935">
        <w:rPr>
          <w:rFonts w:ascii="Times New Roman" w:hAnsi="Times New Roman" w:cs="Times New Roman"/>
          <w:sz w:val="26"/>
          <w:szCs w:val="26"/>
        </w:rPr>
        <w:t>:</w:t>
      </w:r>
      <w:r w:rsidRPr="005C5935">
        <w:rPr>
          <w:rFonts w:ascii="Times New Roman" w:hAnsi="Times New Roman" w:cs="Times New Roman"/>
          <w:sz w:val="26"/>
          <w:szCs w:val="26"/>
        </w:rPr>
        <w:br/>
        <w:t>........................................................................................................................................................................................................................................................................................ ............................................................................................................................................</w:t>
      </w:r>
    </w:p>
    <w:p w14:paraId="077D0938" w14:textId="77777777" w:rsidR="0021436B" w:rsidRPr="005C5935" w:rsidRDefault="0021436B" w:rsidP="0021436B">
      <w:pPr>
        <w:tabs>
          <w:tab w:val="left" w:leader="dot" w:pos="8931"/>
        </w:tabs>
        <w:spacing w:line="288" w:lineRule="auto"/>
        <w:rPr>
          <w:rFonts w:ascii="Times New Roman" w:hAnsi="Times New Roman" w:cs="Times New Roman"/>
          <w:szCs w:val="26"/>
          <w:lang w:val="vi-VN"/>
        </w:rPr>
      </w:pPr>
      <w:r w:rsidRPr="005C5935">
        <w:rPr>
          <w:rFonts w:ascii="Times New Roman" w:hAnsi="Times New Roman" w:cs="Times New Roman"/>
          <w:sz w:val="26"/>
          <w:szCs w:val="26"/>
        </w:rPr>
        <w:t xml:space="preserve">4. </w:t>
      </w:r>
      <w:proofErr w:type="spellStart"/>
      <w:r w:rsidRPr="005C5935">
        <w:rPr>
          <w:rFonts w:ascii="Times New Roman" w:hAnsi="Times New Roman" w:cs="Times New Roman"/>
          <w:sz w:val="26"/>
          <w:szCs w:val="26"/>
        </w:rPr>
        <w:t>Đề</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nghị</w:t>
      </w:r>
      <w:proofErr w:type="spellEnd"/>
      <w:r w:rsidRPr="005C5935">
        <w:rPr>
          <w:rFonts w:ascii="Times New Roman" w:hAnsi="Times New Roman" w:cs="Times New Roman"/>
          <w:sz w:val="26"/>
          <w:szCs w:val="26"/>
        </w:rPr>
        <w:t xml:space="preserve"> cho </w:t>
      </w:r>
      <w:proofErr w:type="spellStart"/>
      <w:r w:rsidRPr="005C5935">
        <w:rPr>
          <w:rFonts w:ascii="Times New Roman" w:hAnsi="Times New Roman" w:cs="Times New Roman"/>
          <w:sz w:val="26"/>
          <w:szCs w:val="26"/>
        </w:rPr>
        <w:t>bảo</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vệ</w:t>
      </w:r>
      <w:proofErr w:type="spellEnd"/>
      <w:r w:rsidRPr="005C5935">
        <w:rPr>
          <w:rFonts w:ascii="Times New Roman" w:hAnsi="Times New Roman" w:cs="Times New Roman"/>
          <w:sz w:val="26"/>
          <w:szCs w:val="26"/>
        </w:rPr>
        <w:t xml:space="preserve"> hay </w:t>
      </w:r>
      <w:proofErr w:type="spellStart"/>
      <w:r w:rsidRPr="005C5935">
        <w:rPr>
          <w:rFonts w:ascii="Times New Roman" w:hAnsi="Times New Roman" w:cs="Times New Roman"/>
          <w:sz w:val="26"/>
          <w:szCs w:val="26"/>
        </w:rPr>
        <w:t>không</w:t>
      </w:r>
      <w:proofErr w:type="spellEnd"/>
      <w:r w:rsidRPr="005C5935">
        <w:rPr>
          <w:rFonts w:ascii="Times New Roman" w:hAnsi="Times New Roman" w:cs="Times New Roman"/>
          <w:sz w:val="26"/>
          <w:szCs w:val="26"/>
        </w:rPr>
        <w:t>?</w:t>
      </w:r>
      <w:r w:rsidRPr="005C5935">
        <w:rPr>
          <w:rFonts w:ascii="Times New Roman" w:hAnsi="Times New Roman" w:cs="Times New Roman"/>
          <w:szCs w:val="26"/>
          <w:lang w:val="vi-VN"/>
        </w:rPr>
        <w:t xml:space="preserve"> </w:t>
      </w:r>
      <w:r w:rsidRPr="005C5935">
        <w:rPr>
          <w:rFonts w:ascii="Times New Roman" w:hAnsi="Times New Roman" w:cs="Times New Roman"/>
          <w:szCs w:val="26"/>
          <w:lang w:val="vi-VN"/>
        </w:rPr>
        <w:tab/>
      </w:r>
    </w:p>
    <w:p w14:paraId="62D74F55" w14:textId="77777777" w:rsidR="0021436B" w:rsidRPr="005C5935" w:rsidRDefault="0021436B" w:rsidP="0021436B">
      <w:pPr>
        <w:tabs>
          <w:tab w:val="left" w:leader="dot" w:pos="8931"/>
        </w:tabs>
        <w:spacing w:line="288" w:lineRule="auto"/>
        <w:rPr>
          <w:rFonts w:ascii="Times New Roman" w:hAnsi="Times New Roman" w:cs="Times New Roman"/>
          <w:szCs w:val="26"/>
          <w:lang w:val="vi-VN"/>
        </w:rPr>
      </w:pPr>
      <w:r w:rsidRPr="005C5935">
        <w:rPr>
          <w:rFonts w:ascii="Times New Roman" w:hAnsi="Times New Roman" w:cs="Times New Roman"/>
          <w:sz w:val="26"/>
          <w:szCs w:val="26"/>
        </w:rPr>
        <w:t xml:space="preserve">5. </w:t>
      </w:r>
      <w:proofErr w:type="spellStart"/>
      <w:r w:rsidRPr="005C5935">
        <w:rPr>
          <w:rFonts w:ascii="Times New Roman" w:hAnsi="Times New Roman" w:cs="Times New Roman"/>
          <w:sz w:val="26"/>
          <w:szCs w:val="26"/>
        </w:rPr>
        <w:t>Đánh</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giá</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loại</w:t>
      </w:r>
      <w:proofErr w:type="spellEnd"/>
      <w:r w:rsidRPr="005C5935">
        <w:rPr>
          <w:rFonts w:ascii="Times New Roman" w:hAnsi="Times New Roman" w:cs="Times New Roman"/>
          <w:sz w:val="26"/>
          <w:szCs w:val="26"/>
        </w:rPr>
        <w:t>:</w:t>
      </w:r>
      <w:r w:rsidRPr="005C5935">
        <w:rPr>
          <w:rFonts w:ascii="Times New Roman" w:hAnsi="Times New Roman" w:cs="Times New Roman"/>
          <w:szCs w:val="26"/>
          <w:lang w:val="vi-VN"/>
        </w:rPr>
        <w:t xml:space="preserve"> </w:t>
      </w:r>
      <w:r w:rsidRPr="005C5935">
        <w:rPr>
          <w:rFonts w:ascii="Times New Roman" w:hAnsi="Times New Roman" w:cs="Times New Roman"/>
          <w:szCs w:val="26"/>
          <w:lang w:val="vi-VN"/>
        </w:rPr>
        <w:tab/>
      </w:r>
    </w:p>
    <w:p w14:paraId="790B4D3D" w14:textId="77777777" w:rsidR="0021436B" w:rsidRPr="005C5935" w:rsidRDefault="0021436B" w:rsidP="0021436B">
      <w:pPr>
        <w:tabs>
          <w:tab w:val="left" w:leader="dot" w:pos="8931"/>
        </w:tabs>
        <w:spacing w:line="288" w:lineRule="auto"/>
        <w:rPr>
          <w:rFonts w:ascii="Times New Roman" w:hAnsi="Times New Roman" w:cs="Times New Roman"/>
          <w:szCs w:val="26"/>
          <w:lang w:val="vi-VN"/>
        </w:rPr>
      </w:pPr>
      <w:r w:rsidRPr="005C5935">
        <w:rPr>
          <w:rFonts w:ascii="Times New Roman" w:hAnsi="Times New Roman" w:cs="Times New Roman"/>
          <w:sz w:val="26"/>
          <w:szCs w:val="26"/>
        </w:rPr>
        <w:t xml:space="preserve">6. </w:t>
      </w:r>
      <w:proofErr w:type="spellStart"/>
      <w:r w:rsidRPr="005C5935">
        <w:rPr>
          <w:rFonts w:ascii="Times New Roman" w:hAnsi="Times New Roman" w:cs="Times New Roman"/>
          <w:sz w:val="26"/>
          <w:szCs w:val="26"/>
        </w:rPr>
        <w:t>Điểm</w:t>
      </w:r>
      <w:proofErr w:type="spellEnd"/>
      <w:r w:rsidRPr="005C5935">
        <w:rPr>
          <w:rFonts w:ascii="Times New Roman" w:hAnsi="Times New Roman" w:cs="Times New Roman"/>
          <w:sz w:val="26"/>
          <w:szCs w:val="26"/>
        </w:rPr>
        <w:t>:</w:t>
      </w:r>
      <w:r w:rsidRPr="005C5935">
        <w:rPr>
          <w:rFonts w:ascii="Times New Roman" w:hAnsi="Times New Roman" w:cs="Times New Roman"/>
          <w:szCs w:val="26"/>
          <w:lang w:val="vi-VN"/>
        </w:rPr>
        <w:t xml:space="preserve"> </w:t>
      </w:r>
      <w:r w:rsidRPr="005C5935">
        <w:rPr>
          <w:rFonts w:ascii="Times New Roman" w:hAnsi="Times New Roman" w:cs="Times New Roman"/>
          <w:szCs w:val="26"/>
          <w:lang w:val="vi-VN"/>
        </w:rPr>
        <w:tab/>
      </w:r>
    </w:p>
    <w:p w14:paraId="419F0370" w14:textId="77777777" w:rsidR="0021436B" w:rsidRPr="005C5935" w:rsidRDefault="0021436B" w:rsidP="0021436B">
      <w:pPr>
        <w:spacing w:line="288" w:lineRule="auto"/>
        <w:rPr>
          <w:rFonts w:ascii="Times New Roman" w:hAnsi="Times New Roman" w:cs="Times New Roman"/>
          <w:sz w:val="26"/>
          <w:szCs w:val="26"/>
        </w:rPr>
      </w:pPr>
      <w:r w:rsidRPr="005C5935">
        <w:rPr>
          <w:rFonts w:ascii="Times New Roman" w:eastAsia="Times New Roman" w:hAnsi="Times New Roman" w:cs="Times New Roman"/>
          <w:b/>
          <w:noProof/>
          <w:sz w:val="28"/>
          <w:szCs w:val="28"/>
        </w:rPr>
        <mc:AlternateContent>
          <mc:Choice Requires="wps">
            <w:drawing>
              <wp:anchor distT="45720" distB="45720" distL="114300" distR="114300" simplePos="0" relativeHeight="251661312" behindDoc="0" locked="0" layoutInCell="1" allowOverlap="1" wp14:anchorId="7F5B7710" wp14:editId="72F394A6">
                <wp:simplePos x="0" y="0"/>
                <wp:positionH relativeFrom="column">
                  <wp:posOffset>2682875</wp:posOffset>
                </wp:positionH>
                <wp:positionV relativeFrom="paragraph">
                  <wp:posOffset>5715</wp:posOffset>
                </wp:positionV>
                <wp:extent cx="3064510"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451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9C07AF" w14:textId="1A6A819D" w:rsidR="000C4EED" w:rsidRPr="008E57AF" w:rsidRDefault="000C4EED" w:rsidP="0021436B">
                            <w:pPr>
                              <w:jc w:val="center"/>
                              <w:rPr>
                                <w:rFonts w:ascii="Times New Roman" w:hAnsi="Times New Roman" w:cs="Times New Roman"/>
                                <w:sz w:val="24"/>
                                <w:szCs w:val="24"/>
                              </w:rPr>
                            </w:pPr>
                            <w:r w:rsidRPr="008E57AF">
                              <w:rPr>
                                <w:rFonts w:ascii="Times New Roman" w:hAnsi="Times New Roman" w:cs="Times New Roman"/>
                                <w:color w:val="000000"/>
                                <w:sz w:val="24"/>
                                <w:szCs w:val="24"/>
                              </w:rPr>
                              <w:t>Tp</w:t>
                            </w:r>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Hồ</w:t>
                            </w:r>
                            <w:proofErr w:type="spellEnd"/>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Chí</w:t>
                            </w:r>
                            <w:proofErr w:type="spellEnd"/>
                            <w:r w:rsidRPr="008E57AF">
                              <w:rPr>
                                <w:rFonts w:ascii="Times New Roman" w:hAnsi="Times New Roman" w:cs="Times New Roman"/>
                                <w:i/>
                                <w:iCs/>
                                <w:color w:val="000000"/>
                                <w:sz w:val="24"/>
                                <w:szCs w:val="24"/>
                              </w:rPr>
                              <w:t xml:space="preserve"> Minh, </w:t>
                            </w:r>
                            <w:proofErr w:type="spellStart"/>
                            <w:r w:rsidRPr="008E57AF">
                              <w:rPr>
                                <w:rFonts w:ascii="Times New Roman" w:hAnsi="Times New Roman" w:cs="Times New Roman"/>
                                <w:i/>
                                <w:iCs/>
                                <w:color w:val="000000"/>
                                <w:sz w:val="24"/>
                                <w:szCs w:val="24"/>
                              </w:rPr>
                              <w:t>ngày</w:t>
                            </w:r>
                            <w:proofErr w:type="spellEnd"/>
                            <w:r>
                              <w:rPr>
                                <w:rFonts w:ascii="Times New Roman" w:hAnsi="Times New Roman" w:cs="Times New Roman"/>
                                <w:i/>
                                <w:iCs/>
                                <w:color w:val="000000"/>
                                <w:sz w:val="24"/>
                                <w:szCs w:val="24"/>
                              </w:rPr>
                              <w:t xml:space="preserve"> 1</w:t>
                            </w:r>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tháng</w:t>
                            </w:r>
                            <w:proofErr w:type="spellEnd"/>
                            <w:r w:rsidRPr="008E57AF">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 xml:space="preserve">01 </w:t>
                            </w:r>
                            <w:proofErr w:type="spellStart"/>
                            <w:r w:rsidRPr="008E57AF">
                              <w:rPr>
                                <w:rFonts w:ascii="Times New Roman" w:hAnsi="Times New Roman" w:cs="Times New Roman"/>
                                <w:i/>
                                <w:iCs/>
                                <w:color w:val="000000"/>
                                <w:sz w:val="24"/>
                                <w:szCs w:val="24"/>
                              </w:rPr>
                              <w:t>năm</w:t>
                            </w:r>
                            <w:proofErr w:type="spellEnd"/>
                            <w:r w:rsidRPr="008E57AF">
                              <w:rPr>
                                <w:rFonts w:ascii="Times New Roman" w:hAnsi="Times New Roman" w:cs="Times New Roman"/>
                                <w:i/>
                                <w:iCs/>
                                <w:color w:val="000000"/>
                                <w:sz w:val="24"/>
                                <w:szCs w:val="24"/>
                              </w:rPr>
                              <w:t xml:space="preserve"> 20</w:t>
                            </w:r>
                            <w:r>
                              <w:rPr>
                                <w:rFonts w:ascii="Times New Roman" w:hAnsi="Times New Roman" w:cs="Times New Roman"/>
                                <w:i/>
                                <w:iCs/>
                                <w:color w:val="000000"/>
                                <w:sz w:val="24"/>
                                <w:szCs w:val="24"/>
                              </w:rPr>
                              <w:t>22</w:t>
                            </w:r>
                            <w:r w:rsidRPr="008E57AF">
                              <w:rPr>
                                <w:rFonts w:ascii="Times New Roman" w:hAnsi="Times New Roman" w:cs="Times New Roman"/>
                                <w:color w:val="000000"/>
                                <w:sz w:val="24"/>
                                <w:szCs w:val="24"/>
                              </w:rPr>
                              <w:br/>
                            </w:r>
                            <w:proofErr w:type="spellStart"/>
                            <w:r w:rsidRPr="008E57AF">
                              <w:rPr>
                                <w:rFonts w:ascii="Times New Roman" w:hAnsi="Times New Roman" w:cs="Times New Roman"/>
                                <w:color w:val="000000"/>
                                <w:sz w:val="24"/>
                                <w:szCs w:val="24"/>
                              </w:rPr>
                              <w:t>Giáo</w:t>
                            </w:r>
                            <w:proofErr w:type="spellEnd"/>
                            <w:r w:rsidRPr="008E57AF">
                              <w:rPr>
                                <w:rFonts w:ascii="Times New Roman" w:hAnsi="Times New Roman" w:cs="Times New Roman"/>
                                <w:color w:val="000000"/>
                                <w:sz w:val="24"/>
                                <w:szCs w:val="24"/>
                              </w:rPr>
                              <w:t xml:space="preserve"> </w:t>
                            </w:r>
                            <w:proofErr w:type="spellStart"/>
                            <w:r w:rsidRPr="008E57AF">
                              <w:rPr>
                                <w:rFonts w:ascii="Times New Roman" w:hAnsi="Times New Roman" w:cs="Times New Roman"/>
                                <w:color w:val="000000"/>
                                <w:sz w:val="24"/>
                                <w:szCs w:val="24"/>
                              </w:rPr>
                              <w:t>viên</w:t>
                            </w:r>
                            <w:proofErr w:type="spellEnd"/>
                            <w:r w:rsidRPr="008E57AF">
                              <w:rPr>
                                <w:rFonts w:ascii="Times New Roman" w:hAnsi="Times New Roman" w:cs="Times New Roman"/>
                                <w:color w:val="000000"/>
                                <w:sz w:val="24"/>
                                <w:szCs w:val="24"/>
                              </w:rPr>
                              <w:t xml:space="preserve"> </w:t>
                            </w:r>
                            <w:proofErr w:type="spellStart"/>
                            <w:r w:rsidRPr="008E57AF">
                              <w:rPr>
                                <w:rFonts w:ascii="Times New Roman" w:hAnsi="Times New Roman" w:cs="Times New Roman"/>
                                <w:color w:val="000000"/>
                                <w:sz w:val="24"/>
                                <w:szCs w:val="24"/>
                              </w:rPr>
                              <w:t>hướng</w:t>
                            </w:r>
                            <w:proofErr w:type="spellEnd"/>
                            <w:r w:rsidRPr="008E57AF">
                              <w:rPr>
                                <w:rFonts w:ascii="Times New Roman" w:hAnsi="Times New Roman" w:cs="Times New Roman"/>
                                <w:color w:val="000000"/>
                                <w:sz w:val="24"/>
                                <w:szCs w:val="24"/>
                              </w:rPr>
                              <w:t xml:space="preserve"> </w:t>
                            </w:r>
                            <w:proofErr w:type="spellStart"/>
                            <w:r w:rsidRPr="008E57AF">
                              <w:rPr>
                                <w:rFonts w:ascii="Times New Roman" w:hAnsi="Times New Roman" w:cs="Times New Roman"/>
                                <w:color w:val="000000"/>
                                <w:sz w:val="24"/>
                                <w:szCs w:val="24"/>
                              </w:rPr>
                              <w:t>dẫn</w:t>
                            </w:r>
                            <w:proofErr w:type="spellEnd"/>
                            <w:r w:rsidRPr="008E57AF">
                              <w:rPr>
                                <w:rFonts w:ascii="Times New Roman" w:hAnsi="Times New Roman" w:cs="Times New Roman"/>
                                <w:color w:val="000000"/>
                                <w:sz w:val="24"/>
                                <w:szCs w:val="24"/>
                              </w:rPr>
                              <w:br/>
                            </w:r>
                            <w:r w:rsidRPr="008E57AF">
                              <w:rPr>
                                <w:rFonts w:ascii="Times New Roman" w:hAnsi="Times New Roman" w:cs="Times New Roman"/>
                                <w:i/>
                                <w:iCs/>
                                <w:color w:val="000000"/>
                                <w:sz w:val="24"/>
                                <w:szCs w:val="24"/>
                              </w:rPr>
                              <w:t>(</w:t>
                            </w:r>
                            <w:proofErr w:type="spellStart"/>
                            <w:r w:rsidRPr="008E57AF">
                              <w:rPr>
                                <w:rFonts w:ascii="Times New Roman" w:hAnsi="Times New Roman" w:cs="Times New Roman"/>
                                <w:i/>
                                <w:iCs/>
                                <w:color w:val="000000"/>
                                <w:sz w:val="24"/>
                                <w:szCs w:val="24"/>
                              </w:rPr>
                              <w:t>Ký</w:t>
                            </w:r>
                            <w:proofErr w:type="spellEnd"/>
                            <w:r w:rsidRPr="008E57AF">
                              <w:rPr>
                                <w:rFonts w:ascii="Times New Roman" w:hAnsi="Times New Roman" w:cs="Times New Roman"/>
                                <w:i/>
                                <w:iCs/>
                                <w:color w:val="000000"/>
                                <w:sz w:val="24"/>
                                <w:szCs w:val="24"/>
                              </w:rPr>
                              <w:t xml:space="preserve"> &amp; </w:t>
                            </w:r>
                            <w:proofErr w:type="spellStart"/>
                            <w:r w:rsidRPr="008E57AF">
                              <w:rPr>
                                <w:rFonts w:ascii="Times New Roman" w:hAnsi="Times New Roman" w:cs="Times New Roman"/>
                                <w:i/>
                                <w:iCs/>
                                <w:color w:val="000000"/>
                                <w:sz w:val="24"/>
                                <w:szCs w:val="24"/>
                              </w:rPr>
                              <w:t>ghi</w:t>
                            </w:r>
                            <w:proofErr w:type="spellEnd"/>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rõ</w:t>
                            </w:r>
                            <w:proofErr w:type="spellEnd"/>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họ</w:t>
                            </w:r>
                            <w:proofErr w:type="spellEnd"/>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tên</w:t>
                            </w:r>
                            <w:proofErr w:type="spellEnd"/>
                            <w:r w:rsidRPr="008E57AF">
                              <w:rPr>
                                <w:rFonts w:ascii="Times New Roman" w:hAnsi="Times New Roman" w:cs="Times New Roman"/>
                                <w:i/>
                                <w:iCs/>
                                <w:color w:val="000000"/>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5B7710" id="_x0000_t202" coordsize="21600,21600" o:spt="202" path="m,l,21600r21600,l21600,xe">
                <v:stroke joinstyle="miter"/>
                <v:path gradientshapeok="t" o:connecttype="rect"/>
              </v:shapetype>
              <v:shape id="Text Box 2" o:spid="_x0000_s1026" type="#_x0000_t202" style="position:absolute;margin-left:211.25pt;margin-top:.45pt;width:241.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" filled="f" stroked="f">
                <v:textbox style="mso-fit-shape-to-text:t">
                  <w:txbxContent>
                    <w:p w14:paraId="049C07AF" w14:textId="1A6A819D" w:rsidR="000C4EED" w:rsidRPr="008E57AF" w:rsidRDefault="000C4EED" w:rsidP="0021436B">
                      <w:pPr>
                        <w:jc w:val="center"/>
                        <w:rPr>
                          <w:rFonts w:ascii="Times New Roman" w:hAnsi="Times New Roman" w:cs="Times New Roman"/>
                          <w:sz w:val="24"/>
                          <w:szCs w:val="24"/>
                        </w:rPr>
                      </w:pPr>
                      <w:r w:rsidRPr="008E57AF">
                        <w:rPr>
                          <w:rFonts w:ascii="Times New Roman" w:hAnsi="Times New Roman" w:cs="Times New Roman"/>
                          <w:color w:val="000000"/>
                          <w:sz w:val="24"/>
                          <w:szCs w:val="24"/>
                        </w:rPr>
                        <w:t>Tp</w:t>
                      </w:r>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Hồ</w:t>
                      </w:r>
                      <w:proofErr w:type="spellEnd"/>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Chí</w:t>
                      </w:r>
                      <w:proofErr w:type="spellEnd"/>
                      <w:r w:rsidRPr="008E57AF">
                        <w:rPr>
                          <w:rFonts w:ascii="Times New Roman" w:hAnsi="Times New Roman" w:cs="Times New Roman"/>
                          <w:i/>
                          <w:iCs/>
                          <w:color w:val="000000"/>
                          <w:sz w:val="24"/>
                          <w:szCs w:val="24"/>
                        </w:rPr>
                        <w:t xml:space="preserve"> Minh, </w:t>
                      </w:r>
                      <w:proofErr w:type="spellStart"/>
                      <w:r w:rsidRPr="008E57AF">
                        <w:rPr>
                          <w:rFonts w:ascii="Times New Roman" w:hAnsi="Times New Roman" w:cs="Times New Roman"/>
                          <w:i/>
                          <w:iCs/>
                          <w:color w:val="000000"/>
                          <w:sz w:val="24"/>
                          <w:szCs w:val="24"/>
                        </w:rPr>
                        <w:t>ngày</w:t>
                      </w:r>
                      <w:proofErr w:type="spellEnd"/>
                      <w:r>
                        <w:rPr>
                          <w:rFonts w:ascii="Times New Roman" w:hAnsi="Times New Roman" w:cs="Times New Roman"/>
                          <w:i/>
                          <w:iCs/>
                          <w:color w:val="000000"/>
                          <w:sz w:val="24"/>
                          <w:szCs w:val="24"/>
                        </w:rPr>
                        <w:t xml:space="preserve"> 1</w:t>
                      </w:r>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tháng</w:t>
                      </w:r>
                      <w:proofErr w:type="spellEnd"/>
                      <w:r w:rsidRPr="008E57AF">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 xml:space="preserve">01 </w:t>
                      </w:r>
                      <w:proofErr w:type="spellStart"/>
                      <w:r w:rsidRPr="008E57AF">
                        <w:rPr>
                          <w:rFonts w:ascii="Times New Roman" w:hAnsi="Times New Roman" w:cs="Times New Roman"/>
                          <w:i/>
                          <w:iCs/>
                          <w:color w:val="000000"/>
                          <w:sz w:val="24"/>
                          <w:szCs w:val="24"/>
                        </w:rPr>
                        <w:t>năm</w:t>
                      </w:r>
                      <w:proofErr w:type="spellEnd"/>
                      <w:r w:rsidRPr="008E57AF">
                        <w:rPr>
                          <w:rFonts w:ascii="Times New Roman" w:hAnsi="Times New Roman" w:cs="Times New Roman"/>
                          <w:i/>
                          <w:iCs/>
                          <w:color w:val="000000"/>
                          <w:sz w:val="24"/>
                          <w:szCs w:val="24"/>
                        </w:rPr>
                        <w:t xml:space="preserve"> 20</w:t>
                      </w:r>
                      <w:r>
                        <w:rPr>
                          <w:rFonts w:ascii="Times New Roman" w:hAnsi="Times New Roman" w:cs="Times New Roman"/>
                          <w:i/>
                          <w:iCs/>
                          <w:color w:val="000000"/>
                          <w:sz w:val="24"/>
                          <w:szCs w:val="24"/>
                        </w:rPr>
                        <w:t>22</w:t>
                      </w:r>
                      <w:r w:rsidRPr="008E57AF">
                        <w:rPr>
                          <w:rFonts w:ascii="Times New Roman" w:hAnsi="Times New Roman" w:cs="Times New Roman"/>
                          <w:color w:val="000000"/>
                          <w:sz w:val="24"/>
                          <w:szCs w:val="24"/>
                        </w:rPr>
                        <w:br/>
                      </w:r>
                      <w:proofErr w:type="spellStart"/>
                      <w:r w:rsidRPr="008E57AF">
                        <w:rPr>
                          <w:rFonts w:ascii="Times New Roman" w:hAnsi="Times New Roman" w:cs="Times New Roman"/>
                          <w:color w:val="000000"/>
                          <w:sz w:val="24"/>
                          <w:szCs w:val="24"/>
                        </w:rPr>
                        <w:t>Giáo</w:t>
                      </w:r>
                      <w:proofErr w:type="spellEnd"/>
                      <w:r w:rsidRPr="008E57AF">
                        <w:rPr>
                          <w:rFonts w:ascii="Times New Roman" w:hAnsi="Times New Roman" w:cs="Times New Roman"/>
                          <w:color w:val="000000"/>
                          <w:sz w:val="24"/>
                          <w:szCs w:val="24"/>
                        </w:rPr>
                        <w:t xml:space="preserve"> </w:t>
                      </w:r>
                      <w:proofErr w:type="spellStart"/>
                      <w:r w:rsidRPr="008E57AF">
                        <w:rPr>
                          <w:rFonts w:ascii="Times New Roman" w:hAnsi="Times New Roman" w:cs="Times New Roman"/>
                          <w:color w:val="000000"/>
                          <w:sz w:val="24"/>
                          <w:szCs w:val="24"/>
                        </w:rPr>
                        <w:t>viên</w:t>
                      </w:r>
                      <w:proofErr w:type="spellEnd"/>
                      <w:r w:rsidRPr="008E57AF">
                        <w:rPr>
                          <w:rFonts w:ascii="Times New Roman" w:hAnsi="Times New Roman" w:cs="Times New Roman"/>
                          <w:color w:val="000000"/>
                          <w:sz w:val="24"/>
                          <w:szCs w:val="24"/>
                        </w:rPr>
                        <w:t xml:space="preserve"> </w:t>
                      </w:r>
                      <w:proofErr w:type="spellStart"/>
                      <w:r w:rsidRPr="008E57AF">
                        <w:rPr>
                          <w:rFonts w:ascii="Times New Roman" w:hAnsi="Times New Roman" w:cs="Times New Roman"/>
                          <w:color w:val="000000"/>
                          <w:sz w:val="24"/>
                          <w:szCs w:val="24"/>
                        </w:rPr>
                        <w:t>hướng</w:t>
                      </w:r>
                      <w:proofErr w:type="spellEnd"/>
                      <w:r w:rsidRPr="008E57AF">
                        <w:rPr>
                          <w:rFonts w:ascii="Times New Roman" w:hAnsi="Times New Roman" w:cs="Times New Roman"/>
                          <w:color w:val="000000"/>
                          <w:sz w:val="24"/>
                          <w:szCs w:val="24"/>
                        </w:rPr>
                        <w:t xml:space="preserve"> </w:t>
                      </w:r>
                      <w:proofErr w:type="spellStart"/>
                      <w:r w:rsidRPr="008E57AF">
                        <w:rPr>
                          <w:rFonts w:ascii="Times New Roman" w:hAnsi="Times New Roman" w:cs="Times New Roman"/>
                          <w:color w:val="000000"/>
                          <w:sz w:val="24"/>
                          <w:szCs w:val="24"/>
                        </w:rPr>
                        <w:t>dẫn</w:t>
                      </w:r>
                      <w:proofErr w:type="spellEnd"/>
                      <w:r w:rsidRPr="008E57AF">
                        <w:rPr>
                          <w:rFonts w:ascii="Times New Roman" w:hAnsi="Times New Roman" w:cs="Times New Roman"/>
                          <w:color w:val="000000"/>
                          <w:sz w:val="24"/>
                          <w:szCs w:val="24"/>
                        </w:rPr>
                        <w:br/>
                      </w:r>
                      <w:r w:rsidRPr="008E57AF">
                        <w:rPr>
                          <w:rFonts w:ascii="Times New Roman" w:hAnsi="Times New Roman" w:cs="Times New Roman"/>
                          <w:i/>
                          <w:iCs/>
                          <w:color w:val="000000"/>
                          <w:sz w:val="24"/>
                          <w:szCs w:val="24"/>
                        </w:rPr>
                        <w:t>(</w:t>
                      </w:r>
                      <w:proofErr w:type="spellStart"/>
                      <w:r w:rsidRPr="008E57AF">
                        <w:rPr>
                          <w:rFonts w:ascii="Times New Roman" w:hAnsi="Times New Roman" w:cs="Times New Roman"/>
                          <w:i/>
                          <w:iCs/>
                          <w:color w:val="000000"/>
                          <w:sz w:val="24"/>
                          <w:szCs w:val="24"/>
                        </w:rPr>
                        <w:t>Ký</w:t>
                      </w:r>
                      <w:proofErr w:type="spellEnd"/>
                      <w:r w:rsidRPr="008E57AF">
                        <w:rPr>
                          <w:rFonts w:ascii="Times New Roman" w:hAnsi="Times New Roman" w:cs="Times New Roman"/>
                          <w:i/>
                          <w:iCs/>
                          <w:color w:val="000000"/>
                          <w:sz w:val="24"/>
                          <w:szCs w:val="24"/>
                        </w:rPr>
                        <w:t xml:space="preserve"> &amp; </w:t>
                      </w:r>
                      <w:proofErr w:type="spellStart"/>
                      <w:r w:rsidRPr="008E57AF">
                        <w:rPr>
                          <w:rFonts w:ascii="Times New Roman" w:hAnsi="Times New Roman" w:cs="Times New Roman"/>
                          <w:i/>
                          <w:iCs/>
                          <w:color w:val="000000"/>
                          <w:sz w:val="24"/>
                          <w:szCs w:val="24"/>
                        </w:rPr>
                        <w:t>ghi</w:t>
                      </w:r>
                      <w:proofErr w:type="spellEnd"/>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rõ</w:t>
                      </w:r>
                      <w:proofErr w:type="spellEnd"/>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họ</w:t>
                      </w:r>
                      <w:proofErr w:type="spellEnd"/>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tên</w:t>
                      </w:r>
                      <w:proofErr w:type="spellEnd"/>
                      <w:r w:rsidRPr="008E57AF">
                        <w:rPr>
                          <w:rFonts w:ascii="Times New Roman" w:hAnsi="Times New Roman" w:cs="Times New Roman"/>
                          <w:i/>
                          <w:iCs/>
                          <w:color w:val="000000"/>
                          <w:sz w:val="24"/>
                          <w:szCs w:val="24"/>
                        </w:rPr>
                        <w:t>)</w:t>
                      </w:r>
                    </w:p>
                  </w:txbxContent>
                </v:textbox>
                <w10:wrap type="square"/>
              </v:shape>
            </w:pict>
          </mc:Fallback>
        </mc:AlternateContent>
      </w:r>
      <w:r w:rsidRPr="005C5935">
        <w:rPr>
          <w:rFonts w:ascii="Times New Roman" w:hAnsi="Times New Roman" w:cs="Times New Roman"/>
          <w:sz w:val="26"/>
          <w:szCs w:val="26"/>
        </w:rPr>
        <w:br w:type="page"/>
      </w:r>
    </w:p>
    <w:tbl>
      <w:tblPr>
        <w:tblW w:w="9554" w:type="dxa"/>
        <w:tblInd w:w="136" w:type="dxa"/>
        <w:tblLayout w:type="fixed"/>
        <w:tblLook w:val="04A0" w:firstRow="1" w:lastRow="0" w:firstColumn="1" w:lastColumn="0" w:noHBand="0" w:noVBand="1"/>
      </w:tblPr>
      <w:tblGrid>
        <w:gridCol w:w="3873"/>
        <w:gridCol w:w="5681"/>
      </w:tblGrid>
      <w:tr w:rsidR="0021436B" w:rsidRPr="005C5935" w14:paraId="35DAF0EC" w14:textId="77777777" w:rsidTr="000C4EED">
        <w:trPr>
          <w:trHeight w:val="1200"/>
        </w:trPr>
        <w:tc>
          <w:tcPr>
            <w:tcW w:w="3767" w:type="dxa"/>
          </w:tcPr>
          <w:p w14:paraId="0C53B748" w14:textId="77777777" w:rsidR="0021436B" w:rsidRPr="005C5935" w:rsidRDefault="0021436B" w:rsidP="000C4EED">
            <w:pPr>
              <w:widowControl w:val="0"/>
              <w:spacing w:line="288" w:lineRule="auto"/>
              <w:jc w:val="both"/>
              <w:rPr>
                <w:rFonts w:ascii="Times New Roman" w:eastAsia="Times New Roman" w:hAnsi="Times New Roman" w:cs="Times New Roman"/>
                <w:color w:val="000000"/>
              </w:rPr>
            </w:pPr>
            <w:r w:rsidRPr="005C5935">
              <w:rPr>
                <w:rFonts w:ascii="Times New Roman" w:eastAsia="Times New Roman" w:hAnsi="Times New Roman" w:cs="Times New Roman"/>
                <w:noProof/>
                <w:color w:val="000000"/>
              </w:rPr>
              <w:lastRenderedPageBreak/>
              <w:drawing>
                <wp:inline distT="0" distB="0" distL="0" distR="0" wp14:anchorId="059A9D9E" wp14:editId="179D6CE0">
                  <wp:extent cx="2300605" cy="767715"/>
                  <wp:effectExtent l="0" t="0" r="0" b="0"/>
                  <wp:docPr id="2" name="image15.jpg"/>
                  <wp:cNvGraphicFramePr/>
                  <a:graphic xmlns:a="http://schemas.openxmlformats.org/drawingml/2006/main">
                    <a:graphicData uri="http://schemas.openxmlformats.org/drawingml/2006/picture">
                      <pic:pic xmlns:pic="http://schemas.openxmlformats.org/drawingml/2006/picture">
                        <pic:nvPicPr>
                          <pic:cNvPr id="111" name="image15.jpg"/>
                          <pic:cNvPicPr preferRelativeResize="0"/>
                        </pic:nvPicPr>
                        <pic:blipFill>
                          <a:blip r:embed="rId26"/>
                          <a:srcRect/>
                          <a:stretch>
                            <a:fillRect/>
                          </a:stretch>
                        </pic:blipFill>
                        <pic:spPr>
                          <a:xfrm>
                            <a:off x="0" y="0"/>
                            <a:ext cx="2300860" cy="768096"/>
                          </a:xfrm>
                          <a:prstGeom prst="rect">
                            <a:avLst/>
                          </a:prstGeom>
                        </pic:spPr>
                      </pic:pic>
                    </a:graphicData>
                  </a:graphic>
                </wp:inline>
              </w:drawing>
            </w:r>
          </w:p>
        </w:tc>
        <w:tc>
          <w:tcPr>
            <w:tcW w:w="5525" w:type="dxa"/>
          </w:tcPr>
          <w:p w14:paraId="02AB0599" w14:textId="77777777" w:rsidR="0021436B" w:rsidRPr="005C5935" w:rsidRDefault="0021436B" w:rsidP="000C4EED">
            <w:pPr>
              <w:spacing w:line="288" w:lineRule="auto"/>
              <w:jc w:val="both"/>
              <w:rPr>
                <w:rFonts w:ascii="Times New Roman" w:hAnsi="Times New Roman" w:cs="Times New Roman"/>
                <w:b/>
                <w:sz w:val="24"/>
                <w:szCs w:val="24"/>
                <w:lang w:val="vi-VN"/>
              </w:rPr>
            </w:pPr>
            <w:r w:rsidRPr="005C5935">
              <w:rPr>
                <w:rFonts w:ascii="Times New Roman" w:hAnsi="Times New Roman" w:cs="Times New Roman"/>
                <w:b/>
                <w:sz w:val="24"/>
                <w:szCs w:val="24"/>
                <w:lang w:val="vi-VN"/>
              </w:rPr>
              <w:t>CỘNG HÒA XÃ HỘI CHỦ NGHĨA VIỆT NAM</w:t>
            </w:r>
          </w:p>
          <w:p w14:paraId="76027A26" w14:textId="77777777" w:rsidR="0021436B" w:rsidRPr="005C5935" w:rsidRDefault="0021436B" w:rsidP="000C4EED">
            <w:pPr>
              <w:spacing w:line="288" w:lineRule="auto"/>
              <w:jc w:val="center"/>
              <w:rPr>
                <w:rFonts w:ascii="Times New Roman" w:hAnsi="Times New Roman" w:cs="Times New Roman"/>
                <w:b/>
                <w:sz w:val="24"/>
                <w:szCs w:val="24"/>
                <w:lang w:val="vi-VN"/>
              </w:rPr>
            </w:pPr>
            <w:r w:rsidRPr="005C5935">
              <w:rPr>
                <w:rFonts w:ascii="Times New Roman" w:hAnsi="Times New Roman" w:cs="Times New Roman"/>
                <w:b/>
                <w:sz w:val="24"/>
                <w:szCs w:val="24"/>
                <w:lang w:val="vi-VN"/>
              </w:rPr>
              <w:t>Độc lập – Tự do – Hạnh phúc</w:t>
            </w:r>
          </w:p>
          <w:p w14:paraId="5814ED28" w14:textId="77777777" w:rsidR="0021436B" w:rsidRPr="005C5935" w:rsidRDefault="0021436B" w:rsidP="000C4EED">
            <w:pPr>
              <w:widowControl w:val="0"/>
              <w:spacing w:line="288" w:lineRule="auto"/>
              <w:jc w:val="center"/>
              <w:rPr>
                <w:rFonts w:ascii="Times New Roman" w:eastAsia="Times New Roman" w:hAnsi="Times New Roman" w:cs="Times New Roman"/>
                <w:color w:val="000000"/>
                <w:sz w:val="24"/>
                <w:szCs w:val="24"/>
              </w:rPr>
            </w:pPr>
            <w:r w:rsidRPr="005C5935">
              <w:rPr>
                <w:rFonts w:ascii="Times New Roman" w:hAnsi="Times New Roman" w:cs="Times New Roman"/>
                <w:b/>
                <w:sz w:val="24"/>
                <w:szCs w:val="24"/>
                <w:lang w:val="vi-VN"/>
              </w:rPr>
              <w:t>*******</w:t>
            </w:r>
          </w:p>
        </w:tc>
      </w:tr>
    </w:tbl>
    <w:p w14:paraId="2B595BF6" w14:textId="77777777" w:rsidR="0021436B" w:rsidRPr="005C5935" w:rsidRDefault="0021436B" w:rsidP="0021436B">
      <w:pPr>
        <w:spacing w:line="288" w:lineRule="auto"/>
        <w:jc w:val="center"/>
        <w:rPr>
          <w:rFonts w:ascii="Times New Roman" w:hAnsi="Times New Roman" w:cs="Times New Roman"/>
          <w:sz w:val="28"/>
          <w:szCs w:val="26"/>
        </w:rPr>
      </w:pPr>
      <w:bookmarkStart w:id="40" w:name="_Toc44487636"/>
      <w:r w:rsidRPr="005C5935">
        <w:rPr>
          <w:rFonts w:ascii="Times New Roman" w:hAnsi="Times New Roman" w:cs="Times New Roman"/>
          <w:b/>
          <w:bCs/>
          <w:color w:val="000000"/>
          <w:sz w:val="28"/>
          <w:szCs w:val="26"/>
        </w:rPr>
        <w:t>PHIẾU NHẬN XÉT CỦA GIÁO VIÊN PHẢN BIỆN</w:t>
      </w:r>
      <w:bookmarkEnd w:id="40"/>
    </w:p>
    <w:p w14:paraId="1E29B81F" w14:textId="772C9AFA" w:rsidR="0021436B" w:rsidRDefault="0021436B" w:rsidP="0021436B">
      <w:pPr>
        <w:spacing w:line="288" w:lineRule="auto"/>
        <w:rPr>
          <w:rFonts w:ascii="Times New Roman" w:hAnsi="Times New Roman" w:cs="Times New Roman"/>
          <w:color w:val="000000"/>
          <w:sz w:val="26"/>
          <w:szCs w:val="26"/>
        </w:rPr>
      </w:pPr>
      <w:proofErr w:type="spellStart"/>
      <w:r w:rsidRPr="005C5935">
        <w:rPr>
          <w:rFonts w:ascii="Times New Roman" w:hAnsi="Times New Roman" w:cs="Times New Roman"/>
          <w:color w:val="000000"/>
          <w:sz w:val="26"/>
          <w:szCs w:val="26"/>
        </w:rPr>
        <w:t>Họ</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và</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tên</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Sinh</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viên</w:t>
      </w:r>
      <w:proofErr w:type="spellEnd"/>
      <w:r w:rsidRPr="005C5935">
        <w:rPr>
          <w:rFonts w:ascii="Times New Roman" w:hAnsi="Times New Roman" w:cs="Times New Roman"/>
          <w:color w:val="000000"/>
          <w:sz w:val="26"/>
          <w:szCs w:val="26"/>
        </w:rPr>
        <w:t xml:space="preserve"> 1:</w:t>
      </w:r>
      <w:r w:rsidR="00C02F22">
        <w:rPr>
          <w:rFonts w:ascii="Times New Roman" w:hAnsi="Times New Roman" w:cs="Times New Roman"/>
          <w:color w:val="000000"/>
          <w:sz w:val="26"/>
          <w:szCs w:val="26"/>
        </w:rPr>
        <w:t xml:space="preserve"> </w:t>
      </w:r>
      <w:r w:rsidR="00F16A7E">
        <w:rPr>
          <w:rFonts w:ascii="Times New Roman" w:hAnsi="Times New Roman" w:cs="Times New Roman"/>
          <w:color w:val="000000"/>
          <w:sz w:val="26"/>
          <w:szCs w:val="26"/>
        </w:rPr>
        <w:t>Nguyễn Đình Long</w:t>
      </w:r>
      <w:r w:rsidRPr="005C5935">
        <w:rPr>
          <w:rFonts w:ascii="Times New Roman" w:hAnsi="Times New Roman" w:cs="Times New Roman"/>
          <w:color w:val="000000"/>
          <w:sz w:val="26"/>
          <w:szCs w:val="26"/>
        </w:rPr>
        <w:t>.........................MSSV 1: 1</w:t>
      </w:r>
      <w:r w:rsidR="006C46C5">
        <w:rPr>
          <w:rFonts w:ascii="Times New Roman" w:hAnsi="Times New Roman" w:cs="Times New Roman"/>
          <w:color w:val="000000"/>
          <w:sz w:val="26"/>
          <w:szCs w:val="26"/>
        </w:rPr>
        <w:t>8110148</w:t>
      </w:r>
    </w:p>
    <w:p w14:paraId="4189493D" w14:textId="5F0BE534" w:rsidR="0021436B" w:rsidRDefault="0021436B" w:rsidP="0021436B">
      <w:pPr>
        <w:spacing w:line="288" w:lineRule="auto"/>
        <w:rPr>
          <w:rFonts w:ascii="Times New Roman" w:hAnsi="Times New Roman" w:cs="Times New Roman"/>
          <w:color w:val="000000"/>
          <w:sz w:val="26"/>
          <w:szCs w:val="26"/>
        </w:rPr>
      </w:pPr>
      <w:proofErr w:type="spellStart"/>
      <w:r w:rsidRPr="005C5935">
        <w:rPr>
          <w:rFonts w:ascii="Times New Roman" w:hAnsi="Times New Roman" w:cs="Times New Roman"/>
          <w:color w:val="000000"/>
          <w:sz w:val="26"/>
          <w:szCs w:val="26"/>
        </w:rPr>
        <w:t>Họ</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và</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tên</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Sinh</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viên</w:t>
      </w:r>
      <w:proofErr w:type="spellEnd"/>
      <w:r w:rsidRPr="005C5935">
        <w:rPr>
          <w:rFonts w:ascii="Times New Roman" w:hAnsi="Times New Roman" w:cs="Times New Roman"/>
          <w:color w:val="000000"/>
          <w:sz w:val="26"/>
          <w:szCs w:val="26"/>
        </w:rPr>
        <w:t xml:space="preserve"> 2:</w:t>
      </w:r>
      <w:r w:rsidR="00C02F22">
        <w:rPr>
          <w:rFonts w:ascii="Times New Roman" w:hAnsi="Times New Roman" w:cs="Times New Roman"/>
          <w:color w:val="000000"/>
          <w:sz w:val="26"/>
          <w:szCs w:val="26"/>
        </w:rPr>
        <w:t xml:space="preserve"> </w:t>
      </w:r>
      <w:proofErr w:type="spellStart"/>
      <w:r w:rsidR="00F16A7E">
        <w:rPr>
          <w:rFonts w:ascii="Times New Roman" w:hAnsi="Times New Roman" w:cs="Times New Roman"/>
          <w:color w:val="000000"/>
          <w:sz w:val="26"/>
          <w:szCs w:val="26"/>
        </w:rPr>
        <w:t>Võ</w:t>
      </w:r>
      <w:proofErr w:type="spellEnd"/>
      <w:r w:rsidR="00F16A7E">
        <w:rPr>
          <w:rFonts w:ascii="Times New Roman" w:hAnsi="Times New Roman" w:cs="Times New Roman"/>
          <w:color w:val="000000"/>
          <w:sz w:val="26"/>
          <w:szCs w:val="26"/>
        </w:rPr>
        <w:t xml:space="preserve"> </w:t>
      </w:r>
      <w:proofErr w:type="spellStart"/>
      <w:r w:rsidR="00F16A7E">
        <w:rPr>
          <w:rFonts w:ascii="Times New Roman" w:hAnsi="Times New Roman" w:cs="Times New Roman"/>
          <w:color w:val="000000"/>
          <w:sz w:val="26"/>
          <w:szCs w:val="26"/>
        </w:rPr>
        <w:t>Phú</w:t>
      </w:r>
      <w:proofErr w:type="spellEnd"/>
      <w:r w:rsidR="00F16A7E">
        <w:rPr>
          <w:rFonts w:ascii="Times New Roman" w:hAnsi="Times New Roman" w:cs="Times New Roman"/>
          <w:color w:val="000000"/>
          <w:sz w:val="26"/>
          <w:szCs w:val="26"/>
        </w:rPr>
        <w:t xml:space="preserve"> </w:t>
      </w:r>
      <w:proofErr w:type="spellStart"/>
      <w:r w:rsidR="00F16A7E">
        <w:rPr>
          <w:rFonts w:ascii="Times New Roman" w:hAnsi="Times New Roman" w:cs="Times New Roman"/>
          <w:color w:val="000000"/>
          <w:sz w:val="26"/>
          <w:szCs w:val="26"/>
        </w:rPr>
        <w:t>Đức</w:t>
      </w:r>
      <w:proofErr w:type="spellEnd"/>
      <w:r w:rsidR="00F16A7E">
        <w:rPr>
          <w:rFonts w:ascii="Times New Roman" w:hAnsi="Times New Roman" w:cs="Times New Roman"/>
          <w:color w:val="000000"/>
          <w:sz w:val="26"/>
          <w:szCs w:val="26"/>
        </w:rPr>
        <w:t>…….</w:t>
      </w:r>
      <w:r w:rsidRPr="005C5935">
        <w:rPr>
          <w:rFonts w:ascii="Times New Roman" w:hAnsi="Times New Roman" w:cs="Times New Roman"/>
          <w:color w:val="000000"/>
          <w:sz w:val="26"/>
          <w:szCs w:val="26"/>
        </w:rPr>
        <w:t>..........................MSSV 2:  1</w:t>
      </w:r>
      <w:r w:rsidR="006C46C5">
        <w:rPr>
          <w:rFonts w:ascii="Times New Roman" w:hAnsi="Times New Roman" w:cs="Times New Roman"/>
          <w:color w:val="000000"/>
          <w:sz w:val="26"/>
          <w:szCs w:val="26"/>
        </w:rPr>
        <w:t>8110101</w:t>
      </w:r>
    </w:p>
    <w:p w14:paraId="4ACB8A0B" w14:textId="77777777" w:rsidR="0021436B" w:rsidRDefault="0021436B" w:rsidP="0021436B">
      <w:pPr>
        <w:spacing w:line="288" w:lineRule="auto"/>
        <w:rPr>
          <w:rFonts w:ascii="Times New Roman" w:hAnsi="Times New Roman" w:cs="Times New Roman"/>
          <w:color w:val="000000"/>
          <w:sz w:val="26"/>
          <w:szCs w:val="26"/>
        </w:rPr>
      </w:pPr>
      <w:proofErr w:type="spellStart"/>
      <w:r w:rsidRPr="005C5935">
        <w:rPr>
          <w:rFonts w:ascii="Times New Roman" w:hAnsi="Times New Roman" w:cs="Times New Roman"/>
          <w:color w:val="000000"/>
          <w:sz w:val="26"/>
          <w:szCs w:val="26"/>
        </w:rPr>
        <w:t>Ngành</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Công</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nghệ</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Thông</w:t>
      </w:r>
      <w:proofErr w:type="spellEnd"/>
      <w:r w:rsidRPr="005C5935">
        <w:rPr>
          <w:rFonts w:ascii="Times New Roman" w:hAnsi="Times New Roman" w:cs="Times New Roman"/>
          <w:color w:val="000000"/>
          <w:sz w:val="26"/>
          <w:szCs w:val="26"/>
        </w:rPr>
        <w:t xml:space="preserve"> tin</w:t>
      </w:r>
    </w:p>
    <w:p w14:paraId="7D7B9C83" w14:textId="15D08F4E" w:rsidR="0021436B" w:rsidRDefault="0021436B" w:rsidP="0021436B">
      <w:pPr>
        <w:spacing w:line="288" w:lineRule="auto"/>
        <w:rPr>
          <w:rFonts w:ascii="Times New Roman" w:hAnsi="Times New Roman" w:cs="Times New Roman"/>
          <w:color w:val="000000"/>
          <w:sz w:val="26"/>
          <w:szCs w:val="26"/>
        </w:rPr>
      </w:pPr>
      <w:proofErr w:type="spellStart"/>
      <w:r w:rsidRPr="005C5935">
        <w:rPr>
          <w:rFonts w:ascii="Times New Roman" w:hAnsi="Times New Roman" w:cs="Times New Roman"/>
          <w:color w:val="000000"/>
          <w:sz w:val="26"/>
          <w:szCs w:val="26"/>
        </w:rPr>
        <w:t>Tên</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đề</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tài</w:t>
      </w:r>
      <w:proofErr w:type="spellEnd"/>
      <w:r w:rsidRPr="005C5935">
        <w:rPr>
          <w:rFonts w:ascii="Times New Roman" w:hAnsi="Times New Roman" w:cs="Times New Roman"/>
          <w:color w:val="000000"/>
          <w:sz w:val="26"/>
          <w:szCs w:val="26"/>
        </w:rPr>
        <w:t>: XÂY DỰNG WEBSITE</w:t>
      </w:r>
      <w:r w:rsidR="00F16A7E">
        <w:rPr>
          <w:rFonts w:ascii="Times New Roman" w:hAnsi="Times New Roman" w:cs="Times New Roman"/>
          <w:color w:val="000000"/>
          <w:sz w:val="26"/>
          <w:szCs w:val="26"/>
        </w:rPr>
        <w:t xml:space="preserve"> MẠNG XÃ HỘI</w:t>
      </w:r>
      <w:r w:rsidRPr="005C5935">
        <w:rPr>
          <w:rFonts w:ascii="Times New Roman" w:hAnsi="Times New Roman" w:cs="Times New Roman"/>
          <w:color w:val="000000"/>
          <w:sz w:val="26"/>
          <w:szCs w:val="26"/>
        </w:rPr>
        <w:t>.</w:t>
      </w:r>
    </w:p>
    <w:p w14:paraId="0A30499A" w14:textId="77777777" w:rsidR="0021436B" w:rsidRDefault="0021436B" w:rsidP="0021436B">
      <w:pPr>
        <w:spacing w:line="288" w:lineRule="auto"/>
        <w:rPr>
          <w:rFonts w:ascii="Times New Roman" w:hAnsi="Times New Roman" w:cs="Times New Roman"/>
          <w:sz w:val="26"/>
          <w:szCs w:val="26"/>
        </w:rPr>
      </w:pPr>
      <w:proofErr w:type="spellStart"/>
      <w:r w:rsidRPr="005C5935">
        <w:rPr>
          <w:rFonts w:ascii="Times New Roman" w:hAnsi="Times New Roman" w:cs="Times New Roman"/>
          <w:color w:val="000000"/>
          <w:sz w:val="26"/>
          <w:szCs w:val="26"/>
        </w:rPr>
        <w:t>Họ</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và</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tên</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Giáo</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viên</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phản</w:t>
      </w:r>
      <w:proofErr w:type="spellEnd"/>
      <w:r w:rsidRPr="005C5935">
        <w:rPr>
          <w:rFonts w:ascii="Times New Roman" w:hAnsi="Times New Roman" w:cs="Times New Roman"/>
          <w:color w:val="000000"/>
          <w:sz w:val="26"/>
          <w:szCs w:val="26"/>
        </w:rPr>
        <w:t xml:space="preserve"> </w:t>
      </w:r>
      <w:proofErr w:type="spellStart"/>
      <w:r w:rsidRPr="005C5935">
        <w:rPr>
          <w:rFonts w:ascii="Times New Roman" w:hAnsi="Times New Roman" w:cs="Times New Roman"/>
          <w:color w:val="000000"/>
          <w:sz w:val="26"/>
          <w:szCs w:val="26"/>
        </w:rPr>
        <w:t>biện</w:t>
      </w:r>
      <w:proofErr w:type="spellEnd"/>
      <w:r w:rsidRPr="005C5935">
        <w:rPr>
          <w:rFonts w:ascii="Times New Roman" w:hAnsi="Times New Roman" w:cs="Times New Roman"/>
          <w:color w:val="000000"/>
          <w:sz w:val="26"/>
          <w:szCs w:val="26"/>
        </w:rPr>
        <w:t xml:space="preserve">: </w:t>
      </w:r>
      <w:r w:rsidRPr="005C5935">
        <w:rPr>
          <w:rFonts w:ascii="Times New Roman" w:hAnsi="Times New Roman" w:cs="Times New Roman"/>
          <w:sz w:val="26"/>
          <w:szCs w:val="26"/>
        </w:rPr>
        <w:t>.............................................................</w:t>
      </w:r>
      <w:r>
        <w:rPr>
          <w:rFonts w:ascii="Times New Roman" w:hAnsi="Times New Roman" w:cs="Times New Roman"/>
          <w:sz w:val="26"/>
          <w:szCs w:val="26"/>
        </w:rPr>
        <w:t>............................</w:t>
      </w:r>
    </w:p>
    <w:p w14:paraId="79843DBB" w14:textId="77777777" w:rsidR="0021436B" w:rsidRDefault="0021436B" w:rsidP="0021436B">
      <w:pPr>
        <w:spacing w:line="288" w:lineRule="auto"/>
        <w:rPr>
          <w:rFonts w:ascii="Times New Roman" w:hAnsi="Times New Roman" w:cs="Times New Roman"/>
          <w:b/>
          <w:bCs/>
          <w:color w:val="000000"/>
          <w:sz w:val="26"/>
          <w:szCs w:val="26"/>
        </w:rPr>
      </w:pPr>
      <w:r w:rsidRPr="005C5935">
        <w:rPr>
          <w:rFonts w:ascii="Times New Roman" w:hAnsi="Times New Roman" w:cs="Times New Roman"/>
          <w:b/>
          <w:bCs/>
          <w:color w:val="000000"/>
          <w:sz w:val="26"/>
          <w:szCs w:val="26"/>
        </w:rPr>
        <w:t>NHẬN XÉT</w:t>
      </w:r>
    </w:p>
    <w:p w14:paraId="61413641" w14:textId="77777777" w:rsidR="0021436B" w:rsidRPr="005C5935" w:rsidRDefault="0021436B" w:rsidP="0021436B">
      <w:pPr>
        <w:spacing w:line="288" w:lineRule="auto"/>
        <w:rPr>
          <w:rFonts w:ascii="Times New Roman" w:hAnsi="Times New Roman" w:cs="Times New Roman"/>
          <w:sz w:val="26"/>
          <w:szCs w:val="26"/>
        </w:rPr>
      </w:pPr>
      <w:r w:rsidRPr="005C5935">
        <w:rPr>
          <w:rFonts w:ascii="Times New Roman" w:hAnsi="Times New Roman" w:cs="Times New Roman"/>
          <w:sz w:val="26"/>
          <w:szCs w:val="26"/>
        </w:rPr>
        <w:t xml:space="preserve">1. </w:t>
      </w:r>
      <w:proofErr w:type="spellStart"/>
      <w:r w:rsidRPr="005C5935">
        <w:rPr>
          <w:rFonts w:ascii="Times New Roman" w:hAnsi="Times New Roman" w:cs="Times New Roman"/>
          <w:sz w:val="26"/>
          <w:szCs w:val="26"/>
        </w:rPr>
        <w:t>Về</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nội</w:t>
      </w:r>
      <w:proofErr w:type="spellEnd"/>
      <w:r w:rsidRPr="005C5935">
        <w:rPr>
          <w:rFonts w:ascii="Times New Roman" w:hAnsi="Times New Roman" w:cs="Times New Roman"/>
          <w:sz w:val="26"/>
          <w:szCs w:val="26"/>
        </w:rPr>
        <w:t xml:space="preserve"> dung </w:t>
      </w:r>
      <w:proofErr w:type="spellStart"/>
      <w:r w:rsidRPr="005C5935">
        <w:rPr>
          <w:rFonts w:ascii="Times New Roman" w:hAnsi="Times New Roman" w:cs="Times New Roman"/>
          <w:sz w:val="26"/>
          <w:szCs w:val="26"/>
        </w:rPr>
        <w:t>đề</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tài</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và</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khối</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lượng</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thực</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hiện</w:t>
      </w:r>
      <w:proofErr w:type="spellEnd"/>
      <w:r w:rsidRPr="005C5935">
        <w:rPr>
          <w:rFonts w:ascii="Times New Roman" w:hAnsi="Times New Roman" w:cs="Times New Roman"/>
          <w:sz w:val="26"/>
          <w:szCs w:val="26"/>
        </w:rPr>
        <w:t>:</w:t>
      </w:r>
      <w:r w:rsidRPr="005C5935">
        <w:rPr>
          <w:rFonts w:ascii="Times New Roman" w:hAnsi="Times New Roman" w:cs="Times New Roman"/>
          <w:sz w:val="26"/>
          <w:szCs w:val="26"/>
        </w:rPr>
        <w:br/>
        <w:t>........................................................................................................................................................................................................................................................................................</w:t>
      </w:r>
    </w:p>
    <w:p w14:paraId="1DCB3741" w14:textId="77777777" w:rsidR="0021436B" w:rsidRPr="005C5935" w:rsidRDefault="0021436B" w:rsidP="0021436B">
      <w:pPr>
        <w:spacing w:line="288" w:lineRule="auto"/>
        <w:rPr>
          <w:rFonts w:ascii="Times New Roman" w:hAnsi="Times New Roman" w:cs="Times New Roman"/>
          <w:sz w:val="26"/>
          <w:szCs w:val="26"/>
        </w:rPr>
      </w:pPr>
      <w:r w:rsidRPr="005C5935">
        <w:rPr>
          <w:rFonts w:ascii="Times New Roman" w:hAnsi="Times New Roman" w:cs="Times New Roman"/>
          <w:sz w:val="26"/>
          <w:szCs w:val="26"/>
        </w:rPr>
        <w:t xml:space="preserve">2. </w:t>
      </w:r>
      <w:proofErr w:type="spellStart"/>
      <w:r w:rsidRPr="005C5935">
        <w:rPr>
          <w:rFonts w:ascii="Times New Roman" w:hAnsi="Times New Roman" w:cs="Times New Roman"/>
          <w:sz w:val="26"/>
          <w:szCs w:val="26"/>
        </w:rPr>
        <w:t>Ưu</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điểm</w:t>
      </w:r>
      <w:proofErr w:type="spellEnd"/>
      <w:r w:rsidRPr="005C5935">
        <w:rPr>
          <w:rFonts w:ascii="Times New Roman" w:hAnsi="Times New Roman" w:cs="Times New Roman"/>
          <w:sz w:val="26"/>
          <w:szCs w:val="26"/>
        </w:rPr>
        <w:t>:</w:t>
      </w:r>
      <w:r w:rsidRPr="005C5935">
        <w:rPr>
          <w:rFonts w:ascii="Times New Roman" w:hAnsi="Times New Roman" w:cs="Times New Roman"/>
          <w:sz w:val="26"/>
          <w:szCs w:val="26"/>
        </w:rPr>
        <w:br/>
        <w:t>............................................................................................................................................ ............................................................................................................................................</w:t>
      </w:r>
    </w:p>
    <w:p w14:paraId="181371B6" w14:textId="77777777" w:rsidR="0021436B" w:rsidRPr="005C5935" w:rsidRDefault="0021436B" w:rsidP="0021436B">
      <w:pPr>
        <w:spacing w:line="288" w:lineRule="auto"/>
        <w:rPr>
          <w:rFonts w:ascii="Times New Roman" w:hAnsi="Times New Roman" w:cs="Times New Roman"/>
          <w:sz w:val="26"/>
          <w:szCs w:val="26"/>
        </w:rPr>
      </w:pPr>
      <w:r w:rsidRPr="005C5935">
        <w:rPr>
          <w:rFonts w:ascii="Times New Roman" w:hAnsi="Times New Roman" w:cs="Times New Roman"/>
          <w:sz w:val="26"/>
          <w:szCs w:val="26"/>
        </w:rPr>
        <w:t xml:space="preserve">3. </w:t>
      </w:r>
      <w:proofErr w:type="spellStart"/>
      <w:r w:rsidRPr="005C5935">
        <w:rPr>
          <w:rFonts w:ascii="Times New Roman" w:hAnsi="Times New Roman" w:cs="Times New Roman"/>
          <w:sz w:val="26"/>
          <w:szCs w:val="26"/>
        </w:rPr>
        <w:t>Khuyết</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điểm</w:t>
      </w:r>
      <w:proofErr w:type="spellEnd"/>
      <w:r w:rsidRPr="005C5935">
        <w:rPr>
          <w:rFonts w:ascii="Times New Roman" w:hAnsi="Times New Roman" w:cs="Times New Roman"/>
          <w:sz w:val="26"/>
          <w:szCs w:val="26"/>
        </w:rPr>
        <w:t>:</w:t>
      </w:r>
      <w:r w:rsidRPr="005C5935">
        <w:rPr>
          <w:rFonts w:ascii="Times New Roman" w:hAnsi="Times New Roman" w:cs="Times New Roman"/>
          <w:sz w:val="26"/>
          <w:szCs w:val="26"/>
        </w:rPr>
        <w:br/>
        <w:t>............................................................................................................................................ ........................................................................................................................................................................................................................................................................................</w:t>
      </w:r>
    </w:p>
    <w:p w14:paraId="3CFE1654" w14:textId="77777777" w:rsidR="0021436B" w:rsidRPr="005C5935" w:rsidRDefault="0021436B" w:rsidP="0021436B">
      <w:pPr>
        <w:tabs>
          <w:tab w:val="left" w:leader="dot" w:pos="8931"/>
        </w:tabs>
        <w:spacing w:line="288" w:lineRule="auto"/>
        <w:rPr>
          <w:rFonts w:ascii="Times New Roman" w:hAnsi="Times New Roman" w:cs="Times New Roman"/>
          <w:szCs w:val="26"/>
          <w:lang w:val="vi-VN"/>
        </w:rPr>
      </w:pPr>
      <w:r w:rsidRPr="005C5935">
        <w:rPr>
          <w:rFonts w:ascii="Times New Roman" w:hAnsi="Times New Roman" w:cs="Times New Roman"/>
          <w:sz w:val="26"/>
          <w:szCs w:val="26"/>
        </w:rPr>
        <w:t xml:space="preserve">4. </w:t>
      </w:r>
      <w:proofErr w:type="spellStart"/>
      <w:r w:rsidRPr="005C5935">
        <w:rPr>
          <w:rFonts w:ascii="Times New Roman" w:hAnsi="Times New Roman" w:cs="Times New Roman"/>
          <w:sz w:val="26"/>
          <w:szCs w:val="26"/>
        </w:rPr>
        <w:t>Đề</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nghị</w:t>
      </w:r>
      <w:proofErr w:type="spellEnd"/>
      <w:r w:rsidRPr="005C5935">
        <w:rPr>
          <w:rFonts w:ascii="Times New Roman" w:hAnsi="Times New Roman" w:cs="Times New Roman"/>
          <w:sz w:val="26"/>
          <w:szCs w:val="26"/>
        </w:rPr>
        <w:t xml:space="preserve"> cho </w:t>
      </w:r>
      <w:proofErr w:type="spellStart"/>
      <w:r w:rsidRPr="005C5935">
        <w:rPr>
          <w:rFonts w:ascii="Times New Roman" w:hAnsi="Times New Roman" w:cs="Times New Roman"/>
          <w:sz w:val="26"/>
          <w:szCs w:val="26"/>
        </w:rPr>
        <w:t>bảo</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vệ</w:t>
      </w:r>
      <w:proofErr w:type="spellEnd"/>
      <w:r w:rsidRPr="005C5935">
        <w:rPr>
          <w:rFonts w:ascii="Times New Roman" w:hAnsi="Times New Roman" w:cs="Times New Roman"/>
          <w:sz w:val="26"/>
          <w:szCs w:val="26"/>
        </w:rPr>
        <w:t xml:space="preserve"> hay </w:t>
      </w:r>
      <w:proofErr w:type="spellStart"/>
      <w:r w:rsidRPr="005C5935">
        <w:rPr>
          <w:rFonts w:ascii="Times New Roman" w:hAnsi="Times New Roman" w:cs="Times New Roman"/>
          <w:sz w:val="26"/>
          <w:szCs w:val="26"/>
        </w:rPr>
        <w:t>không</w:t>
      </w:r>
      <w:proofErr w:type="spellEnd"/>
      <w:r w:rsidRPr="005C5935">
        <w:rPr>
          <w:rFonts w:ascii="Times New Roman" w:hAnsi="Times New Roman" w:cs="Times New Roman"/>
          <w:sz w:val="26"/>
          <w:szCs w:val="26"/>
        </w:rPr>
        <w:t>?</w:t>
      </w:r>
      <w:r w:rsidRPr="005C5935">
        <w:rPr>
          <w:rFonts w:ascii="Times New Roman" w:hAnsi="Times New Roman" w:cs="Times New Roman"/>
          <w:szCs w:val="26"/>
          <w:lang w:val="vi-VN"/>
        </w:rPr>
        <w:t xml:space="preserve"> </w:t>
      </w:r>
      <w:r w:rsidRPr="005C5935">
        <w:rPr>
          <w:rFonts w:ascii="Times New Roman" w:hAnsi="Times New Roman" w:cs="Times New Roman"/>
          <w:szCs w:val="26"/>
          <w:lang w:val="vi-VN"/>
        </w:rPr>
        <w:tab/>
      </w:r>
    </w:p>
    <w:p w14:paraId="7AAB6BBB" w14:textId="77777777" w:rsidR="0021436B" w:rsidRPr="005C5935" w:rsidRDefault="0021436B" w:rsidP="0021436B">
      <w:pPr>
        <w:tabs>
          <w:tab w:val="left" w:leader="dot" w:pos="8931"/>
        </w:tabs>
        <w:spacing w:line="288" w:lineRule="auto"/>
        <w:rPr>
          <w:rFonts w:ascii="Times New Roman" w:hAnsi="Times New Roman" w:cs="Times New Roman"/>
          <w:szCs w:val="26"/>
          <w:lang w:val="vi-VN"/>
        </w:rPr>
      </w:pPr>
      <w:r w:rsidRPr="005C5935">
        <w:rPr>
          <w:rFonts w:ascii="Times New Roman" w:hAnsi="Times New Roman" w:cs="Times New Roman"/>
          <w:sz w:val="26"/>
          <w:szCs w:val="26"/>
          <w:lang w:val="vi-VN"/>
        </w:rPr>
        <w:t>5. Đánh giá loại:</w:t>
      </w:r>
      <w:r w:rsidRPr="005C5935">
        <w:rPr>
          <w:rFonts w:ascii="Times New Roman" w:hAnsi="Times New Roman" w:cs="Times New Roman"/>
          <w:szCs w:val="26"/>
          <w:lang w:val="vi-VN"/>
        </w:rPr>
        <w:t xml:space="preserve"> </w:t>
      </w:r>
      <w:r w:rsidRPr="005C5935">
        <w:rPr>
          <w:rFonts w:ascii="Times New Roman" w:hAnsi="Times New Roman" w:cs="Times New Roman"/>
          <w:szCs w:val="26"/>
          <w:lang w:val="vi-VN"/>
        </w:rPr>
        <w:tab/>
      </w:r>
    </w:p>
    <w:p w14:paraId="1D50CF42" w14:textId="77777777" w:rsidR="0021436B" w:rsidRPr="005C5935" w:rsidRDefault="0021436B" w:rsidP="0021436B">
      <w:pPr>
        <w:tabs>
          <w:tab w:val="left" w:leader="dot" w:pos="8931"/>
        </w:tabs>
        <w:spacing w:line="288" w:lineRule="auto"/>
        <w:rPr>
          <w:rFonts w:ascii="Times New Roman" w:hAnsi="Times New Roman" w:cs="Times New Roman"/>
        </w:rPr>
      </w:pPr>
      <w:r w:rsidRPr="005C5935">
        <w:rPr>
          <w:rFonts w:ascii="Times New Roman" w:hAnsi="Times New Roman" w:cs="Times New Roman"/>
          <w:sz w:val="26"/>
          <w:szCs w:val="26"/>
          <w:lang w:val="vi-VN"/>
        </w:rPr>
        <w:t>6. Điểm:</w:t>
      </w:r>
      <w:r w:rsidRPr="005C5935">
        <w:rPr>
          <w:rFonts w:ascii="Times New Roman" w:hAnsi="Times New Roman" w:cs="Times New Roman"/>
          <w:szCs w:val="26"/>
          <w:lang w:val="vi-VN"/>
        </w:rPr>
        <w:t xml:space="preserve"> </w:t>
      </w:r>
      <w:r w:rsidRPr="005C5935">
        <w:rPr>
          <w:rFonts w:ascii="Times New Roman" w:hAnsi="Times New Roman" w:cs="Times New Roman"/>
          <w:szCs w:val="26"/>
          <w:lang w:val="vi-VN"/>
        </w:rPr>
        <w:tab/>
      </w:r>
    </w:p>
    <w:p w14:paraId="402BE73A" w14:textId="77777777" w:rsidR="0021436B" w:rsidRPr="005C5935" w:rsidRDefault="0021436B" w:rsidP="0021436B">
      <w:pPr>
        <w:spacing w:line="288" w:lineRule="auto"/>
        <w:rPr>
          <w:rFonts w:ascii="Times New Roman" w:hAnsi="Times New Roman" w:cs="Times New Roman"/>
          <w:sz w:val="26"/>
          <w:szCs w:val="26"/>
          <w:lang w:val="vi-VN"/>
        </w:rPr>
        <w:sectPr w:rsidR="0021436B" w:rsidRPr="005C5935" w:rsidSect="006C46C5">
          <w:headerReference w:type="default" r:id="rId27"/>
          <w:footerReference w:type="default" r:id="rId28"/>
          <w:pgSz w:w="12240" w:h="15840" w:code="1"/>
          <w:pgMar w:top="1701" w:right="1134" w:bottom="1985" w:left="1985" w:header="1134" w:footer="1134" w:gutter="0"/>
          <w:cols w:space="720"/>
          <w:titlePg/>
          <w:docGrid w:linePitch="360"/>
        </w:sectPr>
      </w:pPr>
      <w:r w:rsidRPr="005C5935">
        <w:rPr>
          <w:rFonts w:ascii="Times New Roman" w:eastAsia="Times New Roman" w:hAnsi="Times New Roman" w:cs="Times New Roman"/>
          <w:b/>
          <w:noProof/>
          <w:sz w:val="28"/>
          <w:szCs w:val="28"/>
        </w:rPr>
        <mc:AlternateContent>
          <mc:Choice Requires="wps">
            <w:drawing>
              <wp:anchor distT="45720" distB="45720" distL="114300" distR="114300" simplePos="0" relativeHeight="251662336" behindDoc="0" locked="0" layoutInCell="1" allowOverlap="1" wp14:anchorId="0D6682E1" wp14:editId="30B79960">
                <wp:simplePos x="0" y="0"/>
                <wp:positionH relativeFrom="column">
                  <wp:posOffset>2635250</wp:posOffset>
                </wp:positionH>
                <wp:positionV relativeFrom="paragraph">
                  <wp:posOffset>5715</wp:posOffset>
                </wp:positionV>
                <wp:extent cx="3112135" cy="1404620"/>
                <wp:effectExtent l="0" t="0" r="0" b="19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13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ADFE22" w14:textId="6A684D55" w:rsidR="000C4EED" w:rsidRPr="008E57AF" w:rsidRDefault="000C4EED" w:rsidP="0021436B">
                            <w:pPr>
                              <w:jc w:val="center"/>
                              <w:rPr>
                                <w:rFonts w:ascii="Times New Roman" w:hAnsi="Times New Roman" w:cs="Times New Roman"/>
                                <w:sz w:val="24"/>
                                <w:szCs w:val="24"/>
                              </w:rPr>
                            </w:pPr>
                            <w:r w:rsidRPr="008E57AF">
                              <w:rPr>
                                <w:rFonts w:ascii="Times New Roman" w:hAnsi="Times New Roman" w:cs="Times New Roman"/>
                                <w:color w:val="000000"/>
                                <w:sz w:val="24"/>
                                <w:szCs w:val="24"/>
                              </w:rPr>
                              <w:t>Tp</w:t>
                            </w:r>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Hồ</w:t>
                            </w:r>
                            <w:proofErr w:type="spellEnd"/>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Chí</w:t>
                            </w:r>
                            <w:proofErr w:type="spellEnd"/>
                            <w:r w:rsidRPr="008E57AF">
                              <w:rPr>
                                <w:rFonts w:ascii="Times New Roman" w:hAnsi="Times New Roman" w:cs="Times New Roman"/>
                                <w:i/>
                                <w:iCs/>
                                <w:color w:val="000000"/>
                                <w:sz w:val="24"/>
                                <w:szCs w:val="24"/>
                              </w:rPr>
                              <w:t xml:space="preserve"> Minh, </w:t>
                            </w:r>
                            <w:proofErr w:type="spellStart"/>
                            <w:r w:rsidRPr="008E57AF">
                              <w:rPr>
                                <w:rFonts w:ascii="Times New Roman" w:hAnsi="Times New Roman" w:cs="Times New Roman"/>
                                <w:i/>
                                <w:iCs/>
                                <w:color w:val="000000"/>
                                <w:sz w:val="24"/>
                                <w:szCs w:val="24"/>
                              </w:rPr>
                              <w:t>ngày</w:t>
                            </w:r>
                            <w:proofErr w:type="spellEnd"/>
                            <w:r>
                              <w:rPr>
                                <w:rFonts w:ascii="Times New Roman" w:hAnsi="Times New Roman" w:cs="Times New Roman"/>
                                <w:i/>
                                <w:iCs/>
                                <w:color w:val="000000"/>
                                <w:sz w:val="24"/>
                                <w:szCs w:val="24"/>
                              </w:rPr>
                              <w:t xml:space="preserve"> 01</w:t>
                            </w:r>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tháng</w:t>
                            </w:r>
                            <w:proofErr w:type="spellEnd"/>
                            <w:r>
                              <w:rPr>
                                <w:rFonts w:ascii="Times New Roman" w:hAnsi="Times New Roman" w:cs="Times New Roman"/>
                                <w:i/>
                                <w:iCs/>
                                <w:color w:val="000000"/>
                                <w:sz w:val="24"/>
                                <w:szCs w:val="24"/>
                              </w:rPr>
                              <w:t xml:space="preserve"> 01</w:t>
                            </w:r>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năm</w:t>
                            </w:r>
                            <w:proofErr w:type="spellEnd"/>
                            <w:r w:rsidRPr="008E57AF">
                              <w:rPr>
                                <w:rFonts w:ascii="Times New Roman" w:hAnsi="Times New Roman" w:cs="Times New Roman"/>
                                <w:i/>
                                <w:iCs/>
                                <w:color w:val="000000"/>
                                <w:sz w:val="24"/>
                                <w:szCs w:val="24"/>
                              </w:rPr>
                              <w:t xml:space="preserve"> 20</w:t>
                            </w:r>
                            <w:r>
                              <w:rPr>
                                <w:rFonts w:ascii="Times New Roman" w:hAnsi="Times New Roman" w:cs="Times New Roman"/>
                                <w:i/>
                                <w:iCs/>
                                <w:color w:val="000000"/>
                                <w:sz w:val="24"/>
                                <w:szCs w:val="24"/>
                              </w:rPr>
                              <w:t>22</w:t>
                            </w:r>
                            <w:r w:rsidRPr="008E57AF">
                              <w:rPr>
                                <w:rFonts w:ascii="Times New Roman" w:hAnsi="Times New Roman" w:cs="Times New Roman"/>
                                <w:color w:val="000000"/>
                                <w:sz w:val="24"/>
                                <w:szCs w:val="24"/>
                              </w:rPr>
                              <w:br/>
                            </w:r>
                            <w:proofErr w:type="spellStart"/>
                            <w:r w:rsidRPr="008E57AF">
                              <w:rPr>
                                <w:rFonts w:ascii="Times New Roman" w:hAnsi="Times New Roman" w:cs="Times New Roman"/>
                                <w:color w:val="000000"/>
                                <w:sz w:val="24"/>
                                <w:szCs w:val="24"/>
                              </w:rPr>
                              <w:t>Giáo</w:t>
                            </w:r>
                            <w:proofErr w:type="spellEnd"/>
                            <w:r w:rsidRPr="008E57AF">
                              <w:rPr>
                                <w:rFonts w:ascii="Times New Roman" w:hAnsi="Times New Roman" w:cs="Times New Roman"/>
                                <w:color w:val="000000"/>
                                <w:sz w:val="24"/>
                                <w:szCs w:val="24"/>
                              </w:rPr>
                              <w:t xml:space="preserve"> </w:t>
                            </w:r>
                            <w:proofErr w:type="spellStart"/>
                            <w:r w:rsidRPr="008E57AF">
                              <w:rPr>
                                <w:rFonts w:ascii="Times New Roman" w:hAnsi="Times New Roman" w:cs="Times New Roman"/>
                                <w:color w:val="000000"/>
                                <w:sz w:val="24"/>
                                <w:szCs w:val="24"/>
                              </w:rPr>
                              <w:t>viên</w:t>
                            </w:r>
                            <w:proofErr w:type="spellEnd"/>
                            <w:r w:rsidRPr="008E57AF">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phản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biện</w:t>
                            </w:r>
                            <w:proofErr w:type="spellEnd"/>
                            <w:r w:rsidRPr="008E57AF">
                              <w:rPr>
                                <w:rFonts w:ascii="Times New Roman" w:hAnsi="Times New Roman" w:cs="Times New Roman"/>
                                <w:color w:val="000000"/>
                                <w:sz w:val="24"/>
                                <w:szCs w:val="24"/>
                              </w:rPr>
                              <w:br/>
                            </w:r>
                            <w:r w:rsidRPr="008E57AF">
                              <w:rPr>
                                <w:rFonts w:ascii="Times New Roman" w:hAnsi="Times New Roman" w:cs="Times New Roman"/>
                                <w:i/>
                                <w:iCs/>
                                <w:color w:val="000000"/>
                                <w:sz w:val="24"/>
                                <w:szCs w:val="24"/>
                              </w:rPr>
                              <w:t>(</w:t>
                            </w:r>
                            <w:proofErr w:type="spellStart"/>
                            <w:r w:rsidRPr="008E57AF">
                              <w:rPr>
                                <w:rFonts w:ascii="Times New Roman" w:hAnsi="Times New Roman" w:cs="Times New Roman"/>
                                <w:i/>
                                <w:iCs/>
                                <w:color w:val="000000"/>
                                <w:sz w:val="24"/>
                                <w:szCs w:val="24"/>
                              </w:rPr>
                              <w:t>Ký</w:t>
                            </w:r>
                            <w:proofErr w:type="spellEnd"/>
                            <w:r w:rsidRPr="008E57AF">
                              <w:rPr>
                                <w:rFonts w:ascii="Times New Roman" w:hAnsi="Times New Roman" w:cs="Times New Roman"/>
                                <w:i/>
                                <w:iCs/>
                                <w:color w:val="000000"/>
                                <w:sz w:val="24"/>
                                <w:szCs w:val="24"/>
                              </w:rPr>
                              <w:t xml:space="preserve"> &amp; </w:t>
                            </w:r>
                            <w:proofErr w:type="spellStart"/>
                            <w:r w:rsidRPr="008E57AF">
                              <w:rPr>
                                <w:rFonts w:ascii="Times New Roman" w:hAnsi="Times New Roman" w:cs="Times New Roman"/>
                                <w:i/>
                                <w:iCs/>
                                <w:color w:val="000000"/>
                                <w:sz w:val="24"/>
                                <w:szCs w:val="24"/>
                              </w:rPr>
                              <w:t>ghi</w:t>
                            </w:r>
                            <w:proofErr w:type="spellEnd"/>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rõ</w:t>
                            </w:r>
                            <w:proofErr w:type="spellEnd"/>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họ</w:t>
                            </w:r>
                            <w:proofErr w:type="spellEnd"/>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tên</w:t>
                            </w:r>
                            <w:proofErr w:type="spellEnd"/>
                            <w:r w:rsidRPr="008E57AF">
                              <w:rPr>
                                <w:rFonts w:ascii="Times New Roman" w:hAnsi="Times New Roman" w:cs="Times New Roman"/>
                                <w:i/>
                                <w:iCs/>
                                <w:color w:val="000000"/>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6682E1" id="_x0000_s1027" type="#_x0000_t202" style="position:absolute;margin-left:207.5pt;margin-top:.45pt;width:245.0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" filled="f" stroked="f">
                <v:textbox style="mso-fit-shape-to-text:t">
                  <w:txbxContent>
                    <w:p w14:paraId="4AADFE22" w14:textId="6A684D55" w:rsidR="000C4EED" w:rsidRPr="008E57AF" w:rsidRDefault="000C4EED" w:rsidP="0021436B">
                      <w:pPr>
                        <w:jc w:val="center"/>
                        <w:rPr>
                          <w:rFonts w:ascii="Times New Roman" w:hAnsi="Times New Roman" w:cs="Times New Roman"/>
                          <w:sz w:val="24"/>
                          <w:szCs w:val="24"/>
                        </w:rPr>
                      </w:pPr>
                      <w:r w:rsidRPr="008E57AF">
                        <w:rPr>
                          <w:rFonts w:ascii="Times New Roman" w:hAnsi="Times New Roman" w:cs="Times New Roman"/>
                          <w:color w:val="000000"/>
                          <w:sz w:val="24"/>
                          <w:szCs w:val="24"/>
                        </w:rPr>
                        <w:t>Tp</w:t>
                      </w:r>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Hồ</w:t>
                      </w:r>
                      <w:proofErr w:type="spellEnd"/>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Chí</w:t>
                      </w:r>
                      <w:proofErr w:type="spellEnd"/>
                      <w:r w:rsidRPr="008E57AF">
                        <w:rPr>
                          <w:rFonts w:ascii="Times New Roman" w:hAnsi="Times New Roman" w:cs="Times New Roman"/>
                          <w:i/>
                          <w:iCs/>
                          <w:color w:val="000000"/>
                          <w:sz w:val="24"/>
                          <w:szCs w:val="24"/>
                        </w:rPr>
                        <w:t xml:space="preserve"> Minh, </w:t>
                      </w:r>
                      <w:proofErr w:type="spellStart"/>
                      <w:r w:rsidRPr="008E57AF">
                        <w:rPr>
                          <w:rFonts w:ascii="Times New Roman" w:hAnsi="Times New Roman" w:cs="Times New Roman"/>
                          <w:i/>
                          <w:iCs/>
                          <w:color w:val="000000"/>
                          <w:sz w:val="24"/>
                          <w:szCs w:val="24"/>
                        </w:rPr>
                        <w:t>ngày</w:t>
                      </w:r>
                      <w:proofErr w:type="spellEnd"/>
                      <w:r>
                        <w:rPr>
                          <w:rFonts w:ascii="Times New Roman" w:hAnsi="Times New Roman" w:cs="Times New Roman"/>
                          <w:i/>
                          <w:iCs/>
                          <w:color w:val="000000"/>
                          <w:sz w:val="24"/>
                          <w:szCs w:val="24"/>
                        </w:rPr>
                        <w:t xml:space="preserve"> 01</w:t>
                      </w:r>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tháng</w:t>
                      </w:r>
                      <w:proofErr w:type="spellEnd"/>
                      <w:r>
                        <w:rPr>
                          <w:rFonts w:ascii="Times New Roman" w:hAnsi="Times New Roman" w:cs="Times New Roman"/>
                          <w:i/>
                          <w:iCs/>
                          <w:color w:val="000000"/>
                          <w:sz w:val="24"/>
                          <w:szCs w:val="24"/>
                        </w:rPr>
                        <w:t xml:space="preserve"> 01</w:t>
                      </w:r>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năm</w:t>
                      </w:r>
                      <w:proofErr w:type="spellEnd"/>
                      <w:r w:rsidRPr="008E57AF">
                        <w:rPr>
                          <w:rFonts w:ascii="Times New Roman" w:hAnsi="Times New Roman" w:cs="Times New Roman"/>
                          <w:i/>
                          <w:iCs/>
                          <w:color w:val="000000"/>
                          <w:sz w:val="24"/>
                          <w:szCs w:val="24"/>
                        </w:rPr>
                        <w:t xml:space="preserve"> 20</w:t>
                      </w:r>
                      <w:r>
                        <w:rPr>
                          <w:rFonts w:ascii="Times New Roman" w:hAnsi="Times New Roman" w:cs="Times New Roman"/>
                          <w:i/>
                          <w:iCs/>
                          <w:color w:val="000000"/>
                          <w:sz w:val="24"/>
                          <w:szCs w:val="24"/>
                        </w:rPr>
                        <w:t>22</w:t>
                      </w:r>
                      <w:r w:rsidRPr="008E57AF">
                        <w:rPr>
                          <w:rFonts w:ascii="Times New Roman" w:hAnsi="Times New Roman" w:cs="Times New Roman"/>
                          <w:color w:val="000000"/>
                          <w:sz w:val="24"/>
                          <w:szCs w:val="24"/>
                        </w:rPr>
                        <w:br/>
                      </w:r>
                      <w:proofErr w:type="spellStart"/>
                      <w:r w:rsidRPr="008E57AF">
                        <w:rPr>
                          <w:rFonts w:ascii="Times New Roman" w:hAnsi="Times New Roman" w:cs="Times New Roman"/>
                          <w:color w:val="000000"/>
                          <w:sz w:val="24"/>
                          <w:szCs w:val="24"/>
                        </w:rPr>
                        <w:t>Giáo</w:t>
                      </w:r>
                      <w:proofErr w:type="spellEnd"/>
                      <w:r w:rsidRPr="008E57AF">
                        <w:rPr>
                          <w:rFonts w:ascii="Times New Roman" w:hAnsi="Times New Roman" w:cs="Times New Roman"/>
                          <w:color w:val="000000"/>
                          <w:sz w:val="24"/>
                          <w:szCs w:val="24"/>
                        </w:rPr>
                        <w:t xml:space="preserve"> </w:t>
                      </w:r>
                      <w:proofErr w:type="spellStart"/>
                      <w:r w:rsidRPr="008E57AF">
                        <w:rPr>
                          <w:rFonts w:ascii="Times New Roman" w:hAnsi="Times New Roman" w:cs="Times New Roman"/>
                          <w:color w:val="000000"/>
                          <w:sz w:val="24"/>
                          <w:szCs w:val="24"/>
                        </w:rPr>
                        <w:t>viên</w:t>
                      </w:r>
                      <w:proofErr w:type="spellEnd"/>
                      <w:r w:rsidRPr="008E57AF">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phản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biện</w:t>
                      </w:r>
                      <w:proofErr w:type="spellEnd"/>
                      <w:r w:rsidRPr="008E57AF">
                        <w:rPr>
                          <w:rFonts w:ascii="Times New Roman" w:hAnsi="Times New Roman" w:cs="Times New Roman"/>
                          <w:color w:val="000000"/>
                          <w:sz w:val="24"/>
                          <w:szCs w:val="24"/>
                        </w:rPr>
                        <w:br/>
                      </w:r>
                      <w:r w:rsidRPr="008E57AF">
                        <w:rPr>
                          <w:rFonts w:ascii="Times New Roman" w:hAnsi="Times New Roman" w:cs="Times New Roman"/>
                          <w:i/>
                          <w:iCs/>
                          <w:color w:val="000000"/>
                          <w:sz w:val="24"/>
                          <w:szCs w:val="24"/>
                        </w:rPr>
                        <w:t>(</w:t>
                      </w:r>
                      <w:proofErr w:type="spellStart"/>
                      <w:r w:rsidRPr="008E57AF">
                        <w:rPr>
                          <w:rFonts w:ascii="Times New Roman" w:hAnsi="Times New Roman" w:cs="Times New Roman"/>
                          <w:i/>
                          <w:iCs/>
                          <w:color w:val="000000"/>
                          <w:sz w:val="24"/>
                          <w:szCs w:val="24"/>
                        </w:rPr>
                        <w:t>Ký</w:t>
                      </w:r>
                      <w:proofErr w:type="spellEnd"/>
                      <w:r w:rsidRPr="008E57AF">
                        <w:rPr>
                          <w:rFonts w:ascii="Times New Roman" w:hAnsi="Times New Roman" w:cs="Times New Roman"/>
                          <w:i/>
                          <w:iCs/>
                          <w:color w:val="000000"/>
                          <w:sz w:val="24"/>
                          <w:szCs w:val="24"/>
                        </w:rPr>
                        <w:t xml:space="preserve"> &amp; </w:t>
                      </w:r>
                      <w:proofErr w:type="spellStart"/>
                      <w:r w:rsidRPr="008E57AF">
                        <w:rPr>
                          <w:rFonts w:ascii="Times New Roman" w:hAnsi="Times New Roman" w:cs="Times New Roman"/>
                          <w:i/>
                          <w:iCs/>
                          <w:color w:val="000000"/>
                          <w:sz w:val="24"/>
                          <w:szCs w:val="24"/>
                        </w:rPr>
                        <w:t>ghi</w:t>
                      </w:r>
                      <w:proofErr w:type="spellEnd"/>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rõ</w:t>
                      </w:r>
                      <w:proofErr w:type="spellEnd"/>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họ</w:t>
                      </w:r>
                      <w:proofErr w:type="spellEnd"/>
                      <w:r w:rsidRPr="008E57AF">
                        <w:rPr>
                          <w:rFonts w:ascii="Times New Roman" w:hAnsi="Times New Roman" w:cs="Times New Roman"/>
                          <w:i/>
                          <w:iCs/>
                          <w:color w:val="000000"/>
                          <w:sz w:val="24"/>
                          <w:szCs w:val="24"/>
                        </w:rPr>
                        <w:t xml:space="preserve"> </w:t>
                      </w:r>
                      <w:proofErr w:type="spellStart"/>
                      <w:r w:rsidRPr="008E57AF">
                        <w:rPr>
                          <w:rFonts w:ascii="Times New Roman" w:hAnsi="Times New Roman" w:cs="Times New Roman"/>
                          <w:i/>
                          <w:iCs/>
                          <w:color w:val="000000"/>
                          <w:sz w:val="24"/>
                          <w:szCs w:val="24"/>
                        </w:rPr>
                        <w:t>tên</w:t>
                      </w:r>
                      <w:proofErr w:type="spellEnd"/>
                      <w:r w:rsidRPr="008E57AF">
                        <w:rPr>
                          <w:rFonts w:ascii="Times New Roman" w:hAnsi="Times New Roman" w:cs="Times New Roman"/>
                          <w:i/>
                          <w:iCs/>
                          <w:color w:val="000000"/>
                          <w:sz w:val="24"/>
                          <w:szCs w:val="24"/>
                        </w:rPr>
                        <w:t>)</w:t>
                      </w:r>
                    </w:p>
                  </w:txbxContent>
                </v:textbox>
                <w10:wrap type="square"/>
              </v:shape>
            </w:pict>
          </mc:Fallback>
        </mc:AlternateContent>
      </w:r>
    </w:p>
    <w:p w14:paraId="6F526426" w14:textId="77777777" w:rsidR="0021436B" w:rsidRPr="0025092B" w:rsidRDefault="0021436B" w:rsidP="0025092B">
      <w:pPr>
        <w:pStyle w:val="Heading1"/>
      </w:pPr>
      <w:bookmarkStart w:id="41" w:name="_Toc44497938"/>
      <w:bookmarkStart w:id="42" w:name="_Toc44508950"/>
      <w:bookmarkStart w:id="43" w:name="_Toc44509224"/>
      <w:bookmarkStart w:id="44" w:name="_Toc44510044"/>
      <w:bookmarkStart w:id="45" w:name="_Ref81045607"/>
      <w:bookmarkStart w:id="46" w:name="_Toc81052231"/>
      <w:bookmarkStart w:id="47" w:name="_Toc81053409"/>
      <w:r w:rsidRPr="0025092B">
        <w:lastRenderedPageBreak/>
        <w:t>LỜI CẢM ƠN</w:t>
      </w:r>
      <w:bookmarkEnd w:id="41"/>
      <w:bookmarkEnd w:id="42"/>
      <w:bookmarkEnd w:id="43"/>
      <w:bookmarkEnd w:id="44"/>
      <w:bookmarkEnd w:id="45"/>
      <w:bookmarkEnd w:id="46"/>
      <w:bookmarkEnd w:id="47"/>
    </w:p>
    <w:p w14:paraId="46D8FBF7" w14:textId="002E9B4A" w:rsidR="0021436B" w:rsidRPr="005C5935" w:rsidRDefault="0021436B" w:rsidP="0021436B">
      <w:pPr>
        <w:spacing w:line="288" w:lineRule="auto"/>
        <w:ind w:firstLine="720"/>
        <w:jc w:val="both"/>
        <w:rPr>
          <w:rFonts w:ascii="Times New Roman" w:hAnsi="Times New Roman" w:cs="Times New Roman"/>
          <w:color w:val="000000" w:themeColor="text1"/>
          <w:sz w:val="26"/>
          <w:szCs w:val="26"/>
          <w:lang w:val="vi-VN"/>
        </w:rPr>
      </w:pPr>
      <w:r w:rsidRPr="005C5935">
        <w:rPr>
          <w:rFonts w:ascii="Times New Roman" w:hAnsi="Times New Roman" w:cs="Times New Roman"/>
          <w:color w:val="000000" w:themeColor="text1"/>
          <w:sz w:val="26"/>
          <w:szCs w:val="26"/>
          <w:lang w:val="vi-VN"/>
        </w:rPr>
        <w:t xml:space="preserve">Lời đầu tiên, cho phép nhóm em được gửi lời cảm ơn chân thành đến </w:t>
      </w:r>
      <w:proofErr w:type="spellStart"/>
      <w:r>
        <w:rPr>
          <w:rFonts w:ascii="Times New Roman" w:hAnsi="Times New Roman" w:cs="Times New Roman"/>
          <w:color w:val="000000" w:themeColor="text1"/>
          <w:sz w:val="26"/>
          <w:szCs w:val="26"/>
        </w:rPr>
        <w:t>cô</w:t>
      </w:r>
      <w:proofErr w:type="spellEnd"/>
      <w:r>
        <w:rPr>
          <w:rFonts w:ascii="Times New Roman" w:hAnsi="Times New Roman" w:cs="Times New Roman"/>
          <w:color w:val="000000" w:themeColor="text1"/>
          <w:sz w:val="26"/>
          <w:szCs w:val="26"/>
        </w:rPr>
        <w:t xml:space="preserve"> Mai Anh </w:t>
      </w:r>
      <w:proofErr w:type="spellStart"/>
      <w:r>
        <w:rPr>
          <w:rFonts w:ascii="Times New Roman" w:hAnsi="Times New Roman" w:cs="Times New Roman"/>
          <w:color w:val="000000" w:themeColor="text1"/>
          <w:sz w:val="26"/>
          <w:szCs w:val="26"/>
        </w:rPr>
        <w:t>Thơ</w:t>
      </w:r>
      <w:proofErr w:type="spellEnd"/>
      <w:r w:rsidRPr="005C5935">
        <w:rPr>
          <w:rFonts w:ascii="Times New Roman" w:hAnsi="Times New Roman" w:cs="Times New Roman"/>
          <w:color w:val="000000" w:themeColor="text1"/>
          <w:sz w:val="26"/>
          <w:szCs w:val="26"/>
          <w:lang w:val="vi-VN"/>
        </w:rPr>
        <w:t>, người đã phụ trách hướng dẫn nhóm chúng em trong việc thực hiện và hoàn thành bài báo cáo một cách tốt và hiệu quả nhất. Những sự chỉ dạy, nhật xét, đóng góp ý kiến từ thầy đã góp phần rất quan trọng trong việc giúp chúng em hoàn hành đề tài một cách hoàn thiện nhất.</w:t>
      </w:r>
    </w:p>
    <w:p w14:paraId="0D471DCE" w14:textId="77777777" w:rsidR="0021436B" w:rsidRPr="005C5935" w:rsidRDefault="0021436B" w:rsidP="0021436B">
      <w:pPr>
        <w:spacing w:line="288" w:lineRule="auto"/>
        <w:ind w:firstLine="720"/>
        <w:jc w:val="both"/>
        <w:rPr>
          <w:rFonts w:ascii="Times New Roman" w:hAnsi="Times New Roman" w:cs="Times New Roman"/>
          <w:color w:val="000000" w:themeColor="text1"/>
          <w:sz w:val="26"/>
          <w:szCs w:val="26"/>
          <w:lang w:val="vi-VN"/>
        </w:rPr>
      </w:pPr>
      <w:r w:rsidRPr="005C5935">
        <w:rPr>
          <w:rFonts w:ascii="Times New Roman" w:hAnsi="Times New Roman" w:cs="Times New Roman"/>
          <w:color w:val="000000" w:themeColor="text1"/>
          <w:sz w:val="26"/>
          <w:szCs w:val="26"/>
          <w:lang w:val="vi-VN"/>
        </w:rPr>
        <w:t>Cảm ơn các thầy cô trong khoa Công Nghệ Thông Tin đã luôn nhiệt tình, cống hiến, tận tình giải đáp các thắc mắc của chúng em. Bên cạnh đó, chúng em xin được cảm ơn các bạn cùng khóa, các anh chị khóa trên đã không ngần ngại chia sẻ các thông tin, kinh nghiệm bổ ích giúp chúng em hoàn thiện hơn đề tài của mình.</w:t>
      </w:r>
    </w:p>
    <w:p w14:paraId="7C4F30F6" w14:textId="77777777" w:rsidR="0021436B" w:rsidRPr="005C5935" w:rsidRDefault="0021436B" w:rsidP="0021436B">
      <w:pPr>
        <w:spacing w:line="288" w:lineRule="auto"/>
        <w:ind w:firstLine="720"/>
        <w:jc w:val="both"/>
        <w:rPr>
          <w:rFonts w:ascii="Times New Roman" w:hAnsi="Times New Roman" w:cs="Times New Roman"/>
          <w:color w:val="000000" w:themeColor="text1"/>
          <w:sz w:val="26"/>
          <w:szCs w:val="26"/>
          <w:lang w:val="vi-VN"/>
        </w:rPr>
      </w:pPr>
      <w:r w:rsidRPr="005C5935">
        <w:rPr>
          <w:rFonts w:ascii="Times New Roman" w:hAnsi="Times New Roman" w:cs="Times New Roman"/>
          <w:color w:val="000000" w:themeColor="text1"/>
          <w:sz w:val="26"/>
          <w:szCs w:val="26"/>
          <w:lang w:val="vi-VN"/>
        </w:rPr>
        <w:t>Báo cáo được thực hiện trong một khoảng thời gian có hạn, cùng với những hạn chế về mặt kiến thức nên việc sai sót là điều không thể tránh khỏi trong quá trình thực hiện. Chúng em kính mong nhận được những lời nhận xét, ý kiến đóng góp quý báo từ quý Thầy Cô để chúng em có thêm kinh nghiệm và hoàn thành tốt hơn những đề tài sau này.</w:t>
      </w:r>
    </w:p>
    <w:p w14:paraId="0516585D" w14:textId="77777777" w:rsidR="0021436B" w:rsidRPr="005C5935" w:rsidRDefault="0021436B" w:rsidP="0021436B">
      <w:pPr>
        <w:spacing w:line="288" w:lineRule="auto"/>
        <w:jc w:val="both"/>
        <w:rPr>
          <w:rFonts w:ascii="Times New Roman" w:eastAsiaTheme="majorEastAsia" w:hAnsi="Times New Roman" w:cs="Times New Roman"/>
          <w:b/>
          <w:color w:val="000000" w:themeColor="text1"/>
          <w:sz w:val="26"/>
          <w:szCs w:val="26"/>
          <w:lang w:val="vi-VN"/>
        </w:rPr>
      </w:pPr>
      <w:r w:rsidRPr="005C5935">
        <w:rPr>
          <w:rFonts w:ascii="Times New Roman" w:hAnsi="Times New Roman" w:cs="Times New Roman"/>
          <w:b/>
          <w:color w:val="000000" w:themeColor="text1"/>
          <w:sz w:val="26"/>
          <w:szCs w:val="26"/>
          <w:lang w:val="vi-VN"/>
        </w:rPr>
        <w:t>Chúng em xin chân thành cảm ơn !</w:t>
      </w:r>
    </w:p>
    <w:p w14:paraId="2F1383E9" w14:textId="6E3BE04D" w:rsidR="00FD1B12" w:rsidRDefault="00FD1B12"/>
    <w:p w14:paraId="0A18DE0A" w14:textId="770AE70B" w:rsidR="0021436B" w:rsidRDefault="0021436B"/>
    <w:p w14:paraId="784E80C9" w14:textId="76AF9F85" w:rsidR="0021436B" w:rsidRDefault="0021436B"/>
    <w:p w14:paraId="4A879EF0" w14:textId="4FE92D23" w:rsidR="0021436B" w:rsidRDefault="0021436B"/>
    <w:p w14:paraId="3F756A49" w14:textId="167B52CE" w:rsidR="0021436B" w:rsidRDefault="0021436B"/>
    <w:p w14:paraId="14246BFA" w14:textId="544EFFB4" w:rsidR="0021436B" w:rsidRDefault="0021436B"/>
    <w:p w14:paraId="75B48AD5" w14:textId="2A3F038B" w:rsidR="0021436B" w:rsidRDefault="0021436B"/>
    <w:p w14:paraId="4E77B034" w14:textId="60AFAA62" w:rsidR="0021436B" w:rsidRDefault="0021436B"/>
    <w:p w14:paraId="4E28563B" w14:textId="7C80ED19" w:rsidR="0021436B" w:rsidRDefault="0021436B"/>
    <w:p w14:paraId="7914C5D9" w14:textId="2CF71A15" w:rsidR="0021436B" w:rsidRDefault="0021436B"/>
    <w:p w14:paraId="1EB06209" w14:textId="6FADB4E7" w:rsidR="0021436B" w:rsidRDefault="0021436B"/>
    <w:p w14:paraId="7602069D" w14:textId="46C4A940" w:rsidR="0021436B" w:rsidRDefault="0021436B"/>
    <w:p w14:paraId="019DCB9A" w14:textId="1D989423" w:rsidR="0021436B" w:rsidRDefault="0021436B"/>
    <w:p w14:paraId="0177B73F" w14:textId="68BD9129" w:rsidR="0021436B" w:rsidRDefault="0021436B"/>
    <w:p w14:paraId="0CC4DE25" w14:textId="778AE66A" w:rsidR="0021436B" w:rsidRDefault="0021436B"/>
    <w:p w14:paraId="7A5E5118" w14:textId="53A45A16" w:rsidR="0021436B" w:rsidRPr="00082799" w:rsidRDefault="0021436B" w:rsidP="0025092B">
      <w:pPr>
        <w:pStyle w:val="Heading1"/>
      </w:pPr>
      <w:bookmarkStart w:id="48" w:name="_Toc81052232"/>
      <w:bookmarkStart w:id="49" w:name="_Toc81053410"/>
      <w:r w:rsidRPr="00082799">
        <w:lastRenderedPageBreak/>
        <w:t>MỤC LỤC</w:t>
      </w:r>
      <w:bookmarkEnd w:id="48"/>
      <w:bookmarkEnd w:id="49"/>
    </w:p>
    <w:p w14:paraId="5A218796" w14:textId="535B7CA1" w:rsidR="0021436B" w:rsidRDefault="0021436B"/>
    <w:sdt>
      <w:sdtPr>
        <w:rPr>
          <w:rFonts w:asciiTheme="minorHAnsi" w:eastAsiaTheme="minorHAnsi" w:hAnsiTheme="minorHAnsi" w:cstheme="minorBidi"/>
          <w:b w:val="0"/>
          <w:bCs/>
          <w:color w:val="auto"/>
          <w:sz w:val="22"/>
          <w:szCs w:val="22"/>
          <w:lang w:val="en-US"/>
        </w:rPr>
        <w:id w:val="-1575195234"/>
        <w:docPartObj>
          <w:docPartGallery w:val="Table of Contents"/>
          <w:docPartUnique/>
        </w:docPartObj>
      </w:sdtPr>
      <w:sdtEndPr>
        <w:rPr>
          <w:noProof/>
        </w:rPr>
      </w:sdtEndPr>
      <w:sdtContent>
        <w:p w14:paraId="65974938" w14:textId="482FA01F" w:rsidR="0037040A" w:rsidRPr="001D611C" w:rsidRDefault="0025092B" w:rsidP="00D673B7">
          <w:pPr>
            <w:pStyle w:val="TOCHeading"/>
            <w:jc w:val="left"/>
          </w:pPr>
          <w:r w:rsidRPr="00E437E2">
            <w:rPr>
              <w:bCs/>
              <w:sz w:val="26"/>
              <w:szCs w:val="26"/>
            </w:rPr>
            <w:fldChar w:fldCharType="begin"/>
          </w:r>
          <w:r w:rsidRPr="00E437E2">
            <w:rPr>
              <w:bCs/>
              <w:sz w:val="26"/>
              <w:szCs w:val="26"/>
            </w:rPr>
            <w:instrText xml:space="preserve"> TOC \o "1-3" \h \z \u </w:instrText>
          </w:r>
          <w:r w:rsidRPr="00E437E2">
            <w:rPr>
              <w:bCs/>
              <w:sz w:val="26"/>
              <w:szCs w:val="26"/>
            </w:rPr>
            <w:fldChar w:fldCharType="separate"/>
          </w:r>
        </w:p>
        <w:p w14:paraId="77E0DE4E" w14:textId="7008771A" w:rsidR="0037040A" w:rsidRPr="00E437E2" w:rsidRDefault="00956707">
          <w:pPr>
            <w:pStyle w:val="TOC1"/>
            <w:tabs>
              <w:tab w:val="right" w:leader="dot" w:pos="9350"/>
            </w:tabs>
            <w:rPr>
              <w:rFonts w:ascii="Times New Roman" w:eastAsiaTheme="minorEastAsia" w:hAnsi="Times New Roman" w:cs="Times New Roman"/>
              <w:bCs/>
              <w:noProof/>
              <w:sz w:val="26"/>
              <w:szCs w:val="26"/>
            </w:rPr>
          </w:pPr>
          <w:hyperlink w:anchor="_Toc81053414" w:history="1">
            <w:r w:rsidR="0037040A" w:rsidRPr="00E437E2">
              <w:rPr>
                <w:rStyle w:val="Hyperlink"/>
                <w:rFonts w:ascii="Times New Roman" w:hAnsi="Times New Roman" w:cs="Times New Roman"/>
                <w:bCs/>
                <w:noProof/>
                <w:sz w:val="26"/>
                <w:szCs w:val="26"/>
              </w:rPr>
              <w:t>CHƯƠNG 1: TỔNG QUAN</w:t>
            </w:r>
            <w:r w:rsidR="0037040A" w:rsidRPr="00E437E2">
              <w:rPr>
                <w:rFonts w:ascii="Times New Roman" w:hAnsi="Times New Roman" w:cs="Times New Roman"/>
                <w:bCs/>
                <w:noProof/>
                <w:webHidden/>
                <w:sz w:val="26"/>
                <w:szCs w:val="26"/>
              </w:rPr>
              <w:tab/>
            </w:r>
            <w:r w:rsidR="0037040A" w:rsidRPr="00E437E2">
              <w:rPr>
                <w:rFonts w:ascii="Times New Roman" w:hAnsi="Times New Roman" w:cs="Times New Roman"/>
                <w:bCs/>
                <w:noProof/>
                <w:webHidden/>
                <w:sz w:val="26"/>
                <w:szCs w:val="26"/>
              </w:rPr>
              <w:fldChar w:fldCharType="begin"/>
            </w:r>
            <w:r w:rsidR="0037040A" w:rsidRPr="00E437E2">
              <w:rPr>
                <w:rFonts w:ascii="Times New Roman" w:hAnsi="Times New Roman" w:cs="Times New Roman"/>
                <w:bCs/>
                <w:noProof/>
                <w:webHidden/>
                <w:sz w:val="26"/>
                <w:szCs w:val="26"/>
              </w:rPr>
              <w:instrText xml:space="preserve"> PAGEREF _Toc81053414 \h </w:instrText>
            </w:r>
            <w:r w:rsidR="0037040A" w:rsidRPr="00E437E2">
              <w:rPr>
                <w:rFonts w:ascii="Times New Roman" w:hAnsi="Times New Roman" w:cs="Times New Roman"/>
                <w:bCs/>
                <w:noProof/>
                <w:webHidden/>
                <w:sz w:val="26"/>
                <w:szCs w:val="26"/>
              </w:rPr>
            </w:r>
            <w:r w:rsidR="0037040A" w:rsidRPr="00E437E2">
              <w:rPr>
                <w:rFonts w:ascii="Times New Roman" w:hAnsi="Times New Roman" w:cs="Times New Roman"/>
                <w:bCs/>
                <w:noProof/>
                <w:webHidden/>
                <w:sz w:val="26"/>
                <w:szCs w:val="26"/>
              </w:rPr>
              <w:fldChar w:fldCharType="separate"/>
            </w:r>
            <w:r w:rsidR="001D611C">
              <w:rPr>
                <w:rFonts w:ascii="Times New Roman" w:hAnsi="Times New Roman" w:cs="Times New Roman"/>
                <w:bCs/>
                <w:noProof/>
                <w:webHidden/>
                <w:sz w:val="26"/>
                <w:szCs w:val="26"/>
              </w:rPr>
              <w:t>1</w:t>
            </w:r>
            <w:r w:rsidR="0037040A" w:rsidRPr="00E437E2">
              <w:rPr>
                <w:rFonts w:ascii="Times New Roman" w:hAnsi="Times New Roman" w:cs="Times New Roman"/>
                <w:bCs/>
                <w:noProof/>
                <w:webHidden/>
                <w:sz w:val="26"/>
                <w:szCs w:val="26"/>
              </w:rPr>
              <w:fldChar w:fldCharType="end"/>
            </w:r>
          </w:hyperlink>
        </w:p>
        <w:p w14:paraId="08BD44EF" w14:textId="59ADFC8B" w:rsidR="0037040A" w:rsidRPr="00E437E2" w:rsidRDefault="00956707">
          <w:pPr>
            <w:pStyle w:val="TOC2"/>
            <w:tabs>
              <w:tab w:val="right" w:leader="dot" w:pos="9350"/>
            </w:tabs>
            <w:rPr>
              <w:rFonts w:ascii="Times New Roman" w:eastAsiaTheme="minorEastAsia" w:hAnsi="Times New Roman" w:cs="Times New Roman"/>
              <w:bCs/>
              <w:noProof/>
              <w:sz w:val="26"/>
              <w:szCs w:val="26"/>
            </w:rPr>
          </w:pPr>
          <w:hyperlink w:anchor="_Toc81053415" w:history="1">
            <w:r w:rsidR="0037040A" w:rsidRPr="00E437E2">
              <w:rPr>
                <w:rStyle w:val="Hyperlink"/>
                <w:rFonts w:ascii="Times New Roman" w:hAnsi="Times New Roman" w:cs="Times New Roman"/>
                <w:bCs/>
                <w:noProof/>
                <w:sz w:val="26"/>
                <w:szCs w:val="26"/>
                <w:lang w:val="vi-VN"/>
              </w:rPr>
              <w:t xml:space="preserve">1.1. </w:t>
            </w:r>
            <w:r w:rsidR="0037040A" w:rsidRPr="00E437E2">
              <w:rPr>
                <w:rStyle w:val="Hyperlink"/>
                <w:rFonts w:ascii="Times New Roman" w:hAnsi="Times New Roman" w:cs="Times New Roman"/>
                <w:bCs/>
                <w:noProof/>
                <w:sz w:val="26"/>
                <w:szCs w:val="26"/>
              </w:rPr>
              <w:t>Tính cấp thiết của đề tài</w:t>
            </w:r>
            <w:r w:rsidR="0037040A" w:rsidRPr="00E437E2">
              <w:rPr>
                <w:rFonts w:ascii="Times New Roman" w:hAnsi="Times New Roman" w:cs="Times New Roman"/>
                <w:bCs/>
                <w:noProof/>
                <w:webHidden/>
                <w:sz w:val="26"/>
                <w:szCs w:val="26"/>
              </w:rPr>
              <w:tab/>
            </w:r>
            <w:r w:rsidR="0037040A" w:rsidRPr="00E437E2">
              <w:rPr>
                <w:rFonts w:ascii="Times New Roman" w:hAnsi="Times New Roman" w:cs="Times New Roman"/>
                <w:bCs/>
                <w:noProof/>
                <w:webHidden/>
                <w:sz w:val="26"/>
                <w:szCs w:val="26"/>
              </w:rPr>
              <w:fldChar w:fldCharType="begin"/>
            </w:r>
            <w:r w:rsidR="0037040A" w:rsidRPr="00E437E2">
              <w:rPr>
                <w:rFonts w:ascii="Times New Roman" w:hAnsi="Times New Roman" w:cs="Times New Roman"/>
                <w:bCs/>
                <w:noProof/>
                <w:webHidden/>
                <w:sz w:val="26"/>
                <w:szCs w:val="26"/>
              </w:rPr>
              <w:instrText xml:space="preserve"> PAGEREF _Toc81053415 \h </w:instrText>
            </w:r>
            <w:r w:rsidR="0037040A" w:rsidRPr="00E437E2">
              <w:rPr>
                <w:rFonts w:ascii="Times New Roman" w:hAnsi="Times New Roman" w:cs="Times New Roman"/>
                <w:bCs/>
                <w:noProof/>
                <w:webHidden/>
                <w:sz w:val="26"/>
                <w:szCs w:val="26"/>
              </w:rPr>
            </w:r>
            <w:r w:rsidR="0037040A" w:rsidRPr="00E437E2">
              <w:rPr>
                <w:rFonts w:ascii="Times New Roman" w:hAnsi="Times New Roman" w:cs="Times New Roman"/>
                <w:bCs/>
                <w:noProof/>
                <w:webHidden/>
                <w:sz w:val="26"/>
                <w:szCs w:val="26"/>
              </w:rPr>
              <w:fldChar w:fldCharType="separate"/>
            </w:r>
            <w:r w:rsidR="001D611C">
              <w:rPr>
                <w:rFonts w:ascii="Times New Roman" w:hAnsi="Times New Roman" w:cs="Times New Roman"/>
                <w:bCs/>
                <w:noProof/>
                <w:webHidden/>
                <w:sz w:val="26"/>
                <w:szCs w:val="26"/>
              </w:rPr>
              <w:t>1</w:t>
            </w:r>
            <w:r w:rsidR="0037040A" w:rsidRPr="00E437E2">
              <w:rPr>
                <w:rFonts w:ascii="Times New Roman" w:hAnsi="Times New Roman" w:cs="Times New Roman"/>
                <w:bCs/>
                <w:noProof/>
                <w:webHidden/>
                <w:sz w:val="26"/>
                <w:szCs w:val="26"/>
              </w:rPr>
              <w:fldChar w:fldCharType="end"/>
            </w:r>
          </w:hyperlink>
        </w:p>
        <w:p w14:paraId="600A3C32" w14:textId="658468B5" w:rsidR="0037040A" w:rsidRPr="00E437E2" w:rsidRDefault="00956707">
          <w:pPr>
            <w:pStyle w:val="TOC2"/>
            <w:tabs>
              <w:tab w:val="right" w:leader="dot" w:pos="9350"/>
            </w:tabs>
            <w:rPr>
              <w:rFonts w:ascii="Times New Roman" w:eastAsiaTheme="minorEastAsia" w:hAnsi="Times New Roman" w:cs="Times New Roman"/>
              <w:bCs/>
              <w:noProof/>
              <w:sz w:val="26"/>
              <w:szCs w:val="26"/>
            </w:rPr>
          </w:pPr>
          <w:hyperlink w:anchor="_Toc81053416" w:history="1">
            <w:r w:rsidR="0037040A" w:rsidRPr="00E437E2">
              <w:rPr>
                <w:rStyle w:val="Hyperlink"/>
                <w:rFonts w:ascii="Times New Roman" w:hAnsi="Times New Roman" w:cs="Times New Roman"/>
                <w:bCs/>
                <w:noProof/>
                <w:sz w:val="26"/>
                <w:szCs w:val="26"/>
                <w:lang w:val="vi-VN"/>
              </w:rPr>
              <w:t>1.2.</w:t>
            </w:r>
            <w:r w:rsidR="0037040A" w:rsidRPr="00E437E2">
              <w:rPr>
                <w:rStyle w:val="Hyperlink"/>
                <w:rFonts w:ascii="Times New Roman" w:hAnsi="Times New Roman" w:cs="Times New Roman"/>
                <w:bCs/>
                <w:noProof/>
                <w:sz w:val="26"/>
                <w:szCs w:val="26"/>
              </w:rPr>
              <w:t xml:space="preserve"> Mục đích của đề tài</w:t>
            </w:r>
            <w:r w:rsidR="0037040A" w:rsidRPr="00E437E2">
              <w:rPr>
                <w:rFonts w:ascii="Times New Roman" w:hAnsi="Times New Roman" w:cs="Times New Roman"/>
                <w:bCs/>
                <w:noProof/>
                <w:webHidden/>
                <w:sz w:val="26"/>
                <w:szCs w:val="26"/>
              </w:rPr>
              <w:tab/>
            </w:r>
            <w:r w:rsidR="0037040A" w:rsidRPr="00E437E2">
              <w:rPr>
                <w:rFonts w:ascii="Times New Roman" w:hAnsi="Times New Roman" w:cs="Times New Roman"/>
                <w:bCs/>
                <w:noProof/>
                <w:webHidden/>
                <w:sz w:val="26"/>
                <w:szCs w:val="26"/>
              </w:rPr>
              <w:fldChar w:fldCharType="begin"/>
            </w:r>
            <w:r w:rsidR="0037040A" w:rsidRPr="00E437E2">
              <w:rPr>
                <w:rFonts w:ascii="Times New Roman" w:hAnsi="Times New Roman" w:cs="Times New Roman"/>
                <w:bCs/>
                <w:noProof/>
                <w:webHidden/>
                <w:sz w:val="26"/>
                <w:szCs w:val="26"/>
              </w:rPr>
              <w:instrText xml:space="preserve"> PAGEREF _Toc81053416 \h </w:instrText>
            </w:r>
            <w:r w:rsidR="0037040A" w:rsidRPr="00E437E2">
              <w:rPr>
                <w:rFonts w:ascii="Times New Roman" w:hAnsi="Times New Roman" w:cs="Times New Roman"/>
                <w:bCs/>
                <w:noProof/>
                <w:webHidden/>
                <w:sz w:val="26"/>
                <w:szCs w:val="26"/>
              </w:rPr>
            </w:r>
            <w:r w:rsidR="0037040A" w:rsidRPr="00E437E2">
              <w:rPr>
                <w:rFonts w:ascii="Times New Roman" w:hAnsi="Times New Roman" w:cs="Times New Roman"/>
                <w:bCs/>
                <w:noProof/>
                <w:webHidden/>
                <w:sz w:val="26"/>
                <w:szCs w:val="26"/>
              </w:rPr>
              <w:fldChar w:fldCharType="separate"/>
            </w:r>
            <w:r w:rsidR="001D611C">
              <w:rPr>
                <w:rFonts w:ascii="Times New Roman" w:hAnsi="Times New Roman" w:cs="Times New Roman"/>
                <w:bCs/>
                <w:noProof/>
                <w:webHidden/>
                <w:sz w:val="26"/>
                <w:szCs w:val="26"/>
              </w:rPr>
              <w:t>1</w:t>
            </w:r>
            <w:r w:rsidR="0037040A" w:rsidRPr="00E437E2">
              <w:rPr>
                <w:rFonts w:ascii="Times New Roman" w:hAnsi="Times New Roman" w:cs="Times New Roman"/>
                <w:bCs/>
                <w:noProof/>
                <w:webHidden/>
                <w:sz w:val="26"/>
                <w:szCs w:val="26"/>
              </w:rPr>
              <w:fldChar w:fldCharType="end"/>
            </w:r>
          </w:hyperlink>
        </w:p>
        <w:p w14:paraId="03B42CEC" w14:textId="56D83E2A" w:rsidR="0037040A" w:rsidRPr="00E437E2" w:rsidRDefault="00956707">
          <w:pPr>
            <w:pStyle w:val="TOC2"/>
            <w:tabs>
              <w:tab w:val="right" w:leader="dot" w:pos="9350"/>
            </w:tabs>
            <w:rPr>
              <w:rFonts w:ascii="Times New Roman" w:eastAsiaTheme="minorEastAsia" w:hAnsi="Times New Roman" w:cs="Times New Roman"/>
              <w:bCs/>
              <w:noProof/>
              <w:sz w:val="26"/>
              <w:szCs w:val="26"/>
            </w:rPr>
          </w:pPr>
          <w:hyperlink w:anchor="_Toc81053417" w:history="1">
            <w:r w:rsidR="0037040A" w:rsidRPr="00E437E2">
              <w:rPr>
                <w:rStyle w:val="Hyperlink"/>
                <w:rFonts w:ascii="Times New Roman" w:hAnsi="Times New Roman" w:cs="Times New Roman"/>
                <w:bCs/>
                <w:noProof/>
                <w:sz w:val="26"/>
                <w:szCs w:val="26"/>
                <w:lang w:val="vi-VN"/>
              </w:rPr>
              <w:t xml:space="preserve">1.3. </w:t>
            </w:r>
            <w:r w:rsidR="0037040A" w:rsidRPr="00E437E2">
              <w:rPr>
                <w:rStyle w:val="Hyperlink"/>
                <w:rFonts w:ascii="Times New Roman" w:hAnsi="Times New Roman" w:cs="Times New Roman"/>
                <w:bCs/>
                <w:noProof/>
                <w:sz w:val="26"/>
                <w:szCs w:val="26"/>
              </w:rPr>
              <w:t>Đối tượng và phạm vi nghiên cứu</w:t>
            </w:r>
            <w:r w:rsidR="0037040A" w:rsidRPr="00E437E2">
              <w:rPr>
                <w:rFonts w:ascii="Times New Roman" w:hAnsi="Times New Roman" w:cs="Times New Roman"/>
                <w:bCs/>
                <w:noProof/>
                <w:webHidden/>
                <w:sz w:val="26"/>
                <w:szCs w:val="26"/>
              </w:rPr>
              <w:tab/>
            </w:r>
            <w:r w:rsidR="0037040A" w:rsidRPr="00E437E2">
              <w:rPr>
                <w:rFonts w:ascii="Times New Roman" w:hAnsi="Times New Roman" w:cs="Times New Roman"/>
                <w:bCs/>
                <w:noProof/>
                <w:webHidden/>
                <w:sz w:val="26"/>
                <w:szCs w:val="26"/>
              </w:rPr>
              <w:fldChar w:fldCharType="begin"/>
            </w:r>
            <w:r w:rsidR="0037040A" w:rsidRPr="00E437E2">
              <w:rPr>
                <w:rFonts w:ascii="Times New Roman" w:hAnsi="Times New Roman" w:cs="Times New Roman"/>
                <w:bCs/>
                <w:noProof/>
                <w:webHidden/>
                <w:sz w:val="26"/>
                <w:szCs w:val="26"/>
              </w:rPr>
              <w:instrText xml:space="preserve"> PAGEREF _Toc81053417 \h </w:instrText>
            </w:r>
            <w:r w:rsidR="0037040A" w:rsidRPr="00E437E2">
              <w:rPr>
                <w:rFonts w:ascii="Times New Roman" w:hAnsi="Times New Roman" w:cs="Times New Roman"/>
                <w:bCs/>
                <w:noProof/>
                <w:webHidden/>
                <w:sz w:val="26"/>
                <w:szCs w:val="26"/>
              </w:rPr>
            </w:r>
            <w:r w:rsidR="0037040A" w:rsidRPr="00E437E2">
              <w:rPr>
                <w:rFonts w:ascii="Times New Roman" w:hAnsi="Times New Roman" w:cs="Times New Roman"/>
                <w:bCs/>
                <w:noProof/>
                <w:webHidden/>
                <w:sz w:val="26"/>
                <w:szCs w:val="26"/>
              </w:rPr>
              <w:fldChar w:fldCharType="separate"/>
            </w:r>
            <w:r w:rsidR="001D611C">
              <w:rPr>
                <w:rFonts w:ascii="Times New Roman" w:hAnsi="Times New Roman" w:cs="Times New Roman"/>
                <w:bCs/>
                <w:noProof/>
                <w:webHidden/>
                <w:sz w:val="26"/>
                <w:szCs w:val="26"/>
              </w:rPr>
              <w:t>1</w:t>
            </w:r>
            <w:r w:rsidR="0037040A" w:rsidRPr="00E437E2">
              <w:rPr>
                <w:rFonts w:ascii="Times New Roman" w:hAnsi="Times New Roman" w:cs="Times New Roman"/>
                <w:bCs/>
                <w:noProof/>
                <w:webHidden/>
                <w:sz w:val="26"/>
                <w:szCs w:val="26"/>
              </w:rPr>
              <w:fldChar w:fldCharType="end"/>
            </w:r>
          </w:hyperlink>
        </w:p>
        <w:p w14:paraId="322C1CA6" w14:textId="6020720B" w:rsidR="0037040A" w:rsidRPr="00E437E2" w:rsidRDefault="00956707">
          <w:pPr>
            <w:pStyle w:val="TOC2"/>
            <w:tabs>
              <w:tab w:val="right" w:leader="dot" w:pos="9350"/>
            </w:tabs>
            <w:rPr>
              <w:rFonts w:ascii="Times New Roman" w:eastAsiaTheme="minorEastAsia" w:hAnsi="Times New Roman" w:cs="Times New Roman"/>
              <w:bCs/>
              <w:noProof/>
              <w:sz w:val="26"/>
              <w:szCs w:val="26"/>
            </w:rPr>
          </w:pPr>
          <w:hyperlink w:anchor="_Toc81053418" w:history="1">
            <w:r w:rsidR="0037040A" w:rsidRPr="00E437E2">
              <w:rPr>
                <w:rStyle w:val="Hyperlink"/>
                <w:rFonts w:ascii="Times New Roman" w:hAnsi="Times New Roman" w:cs="Times New Roman"/>
                <w:bCs/>
                <w:noProof/>
                <w:sz w:val="26"/>
                <w:szCs w:val="26"/>
                <w:lang w:val="vi-VN"/>
              </w:rPr>
              <w:t>1.</w:t>
            </w:r>
            <w:r w:rsidR="0037040A" w:rsidRPr="00E437E2">
              <w:rPr>
                <w:rStyle w:val="Hyperlink"/>
                <w:rFonts w:ascii="Times New Roman" w:hAnsi="Times New Roman" w:cs="Times New Roman"/>
                <w:bCs/>
                <w:noProof/>
                <w:sz w:val="26"/>
                <w:szCs w:val="26"/>
              </w:rPr>
              <w:t>4</w:t>
            </w:r>
            <w:r w:rsidR="0037040A" w:rsidRPr="00E437E2">
              <w:rPr>
                <w:rStyle w:val="Hyperlink"/>
                <w:rFonts w:ascii="Times New Roman" w:hAnsi="Times New Roman" w:cs="Times New Roman"/>
                <w:bCs/>
                <w:noProof/>
                <w:sz w:val="26"/>
                <w:szCs w:val="26"/>
                <w:lang w:val="vi-VN"/>
              </w:rPr>
              <w:t xml:space="preserve">. </w:t>
            </w:r>
            <w:r w:rsidR="0037040A" w:rsidRPr="00E437E2">
              <w:rPr>
                <w:rStyle w:val="Hyperlink"/>
                <w:rFonts w:ascii="Times New Roman" w:hAnsi="Times New Roman" w:cs="Times New Roman"/>
                <w:bCs/>
                <w:noProof/>
                <w:sz w:val="26"/>
                <w:szCs w:val="26"/>
              </w:rPr>
              <w:t>Kết quả dự kiến đạt được</w:t>
            </w:r>
            <w:r w:rsidR="0037040A" w:rsidRPr="00E437E2">
              <w:rPr>
                <w:rFonts w:ascii="Times New Roman" w:hAnsi="Times New Roman" w:cs="Times New Roman"/>
                <w:bCs/>
                <w:noProof/>
                <w:webHidden/>
                <w:sz w:val="26"/>
                <w:szCs w:val="26"/>
              </w:rPr>
              <w:tab/>
            </w:r>
            <w:r w:rsidR="0037040A" w:rsidRPr="00E437E2">
              <w:rPr>
                <w:rFonts w:ascii="Times New Roman" w:hAnsi="Times New Roman" w:cs="Times New Roman"/>
                <w:bCs/>
                <w:noProof/>
                <w:webHidden/>
                <w:sz w:val="26"/>
                <w:szCs w:val="26"/>
              </w:rPr>
              <w:fldChar w:fldCharType="begin"/>
            </w:r>
            <w:r w:rsidR="0037040A" w:rsidRPr="00E437E2">
              <w:rPr>
                <w:rFonts w:ascii="Times New Roman" w:hAnsi="Times New Roman" w:cs="Times New Roman"/>
                <w:bCs/>
                <w:noProof/>
                <w:webHidden/>
                <w:sz w:val="26"/>
                <w:szCs w:val="26"/>
              </w:rPr>
              <w:instrText xml:space="preserve"> PAGEREF _Toc81053418 \h </w:instrText>
            </w:r>
            <w:r w:rsidR="0037040A" w:rsidRPr="00E437E2">
              <w:rPr>
                <w:rFonts w:ascii="Times New Roman" w:hAnsi="Times New Roman" w:cs="Times New Roman"/>
                <w:bCs/>
                <w:noProof/>
                <w:webHidden/>
                <w:sz w:val="26"/>
                <w:szCs w:val="26"/>
              </w:rPr>
            </w:r>
            <w:r w:rsidR="0037040A" w:rsidRPr="00E437E2">
              <w:rPr>
                <w:rFonts w:ascii="Times New Roman" w:hAnsi="Times New Roman" w:cs="Times New Roman"/>
                <w:bCs/>
                <w:noProof/>
                <w:webHidden/>
                <w:sz w:val="26"/>
                <w:szCs w:val="26"/>
              </w:rPr>
              <w:fldChar w:fldCharType="separate"/>
            </w:r>
            <w:r w:rsidR="001D611C">
              <w:rPr>
                <w:rFonts w:ascii="Times New Roman" w:hAnsi="Times New Roman" w:cs="Times New Roman"/>
                <w:bCs/>
                <w:noProof/>
                <w:webHidden/>
                <w:sz w:val="26"/>
                <w:szCs w:val="26"/>
              </w:rPr>
              <w:t>1</w:t>
            </w:r>
            <w:r w:rsidR="0037040A" w:rsidRPr="00E437E2">
              <w:rPr>
                <w:rFonts w:ascii="Times New Roman" w:hAnsi="Times New Roman" w:cs="Times New Roman"/>
                <w:bCs/>
                <w:noProof/>
                <w:webHidden/>
                <w:sz w:val="26"/>
                <w:szCs w:val="26"/>
              </w:rPr>
              <w:fldChar w:fldCharType="end"/>
            </w:r>
          </w:hyperlink>
        </w:p>
        <w:p w14:paraId="6153C7A5" w14:textId="617AF682" w:rsidR="0037040A" w:rsidRPr="00E437E2" w:rsidRDefault="00956707">
          <w:pPr>
            <w:pStyle w:val="TOC1"/>
            <w:tabs>
              <w:tab w:val="right" w:leader="dot" w:pos="9350"/>
            </w:tabs>
            <w:rPr>
              <w:rFonts w:ascii="Times New Roman" w:eastAsiaTheme="minorEastAsia" w:hAnsi="Times New Roman" w:cs="Times New Roman"/>
              <w:bCs/>
              <w:noProof/>
              <w:sz w:val="26"/>
              <w:szCs w:val="26"/>
            </w:rPr>
          </w:pPr>
          <w:hyperlink w:anchor="_Toc81053419" w:history="1">
            <w:r w:rsidR="0037040A" w:rsidRPr="00E437E2">
              <w:rPr>
                <w:rStyle w:val="Hyperlink"/>
                <w:rFonts w:ascii="Times New Roman" w:hAnsi="Times New Roman" w:cs="Times New Roman"/>
                <w:bCs/>
                <w:noProof/>
                <w:sz w:val="26"/>
                <w:szCs w:val="26"/>
              </w:rPr>
              <w:t>CHƯƠNG 2: KHẢO SÁT HIỆN TRẠNG VÀ XÁC ĐỊNH YÊU CẦU</w:t>
            </w:r>
            <w:r w:rsidR="0037040A" w:rsidRPr="00E437E2">
              <w:rPr>
                <w:rFonts w:ascii="Times New Roman" w:hAnsi="Times New Roman" w:cs="Times New Roman"/>
                <w:bCs/>
                <w:noProof/>
                <w:webHidden/>
                <w:sz w:val="26"/>
                <w:szCs w:val="26"/>
              </w:rPr>
              <w:tab/>
            </w:r>
            <w:r w:rsidR="0037040A" w:rsidRPr="00E437E2">
              <w:rPr>
                <w:rFonts w:ascii="Times New Roman" w:hAnsi="Times New Roman" w:cs="Times New Roman"/>
                <w:bCs/>
                <w:noProof/>
                <w:webHidden/>
                <w:sz w:val="26"/>
                <w:szCs w:val="26"/>
              </w:rPr>
              <w:fldChar w:fldCharType="begin"/>
            </w:r>
            <w:r w:rsidR="0037040A" w:rsidRPr="00E437E2">
              <w:rPr>
                <w:rFonts w:ascii="Times New Roman" w:hAnsi="Times New Roman" w:cs="Times New Roman"/>
                <w:bCs/>
                <w:noProof/>
                <w:webHidden/>
                <w:sz w:val="26"/>
                <w:szCs w:val="26"/>
              </w:rPr>
              <w:instrText xml:space="preserve"> PAGEREF _Toc81053419 \h </w:instrText>
            </w:r>
            <w:r w:rsidR="0037040A" w:rsidRPr="00E437E2">
              <w:rPr>
                <w:rFonts w:ascii="Times New Roman" w:hAnsi="Times New Roman" w:cs="Times New Roman"/>
                <w:bCs/>
                <w:noProof/>
                <w:webHidden/>
                <w:sz w:val="26"/>
                <w:szCs w:val="26"/>
              </w:rPr>
            </w:r>
            <w:r w:rsidR="0037040A" w:rsidRPr="00E437E2">
              <w:rPr>
                <w:rFonts w:ascii="Times New Roman" w:hAnsi="Times New Roman" w:cs="Times New Roman"/>
                <w:bCs/>
                <w:noProof/>
                <w:webHidden/>
                <w:sz w:val="26"/>
                <w:szCs w:val="26"/>
              </w:rPr>
              <w:fldChar w:fldCharType="separate"/>
            </w:r>
            <w:r w:rsidR="001D611C">
              <w:rPr>
                <w:rFonts w:ascii="Times New Roman" w:hAnsi="Times New Roman" w:cs="Times New Roman"/>
                <w:bCs/>
                <w:noProof/>
                <w:webHidden/>
                <w:sz w:val="26"/>
                <w:szCs w:val="26"/>
              </w:rPr>
              <w:t>2</w:t>
            </w:r>
            <w:r w:rsidR="0037040A" w:rsidRPr="00E437E2">
              <w:rPr>
                <w:rFonts w:ascii="Times New Roman" w:hAnsi="Times New Roman" w:cs="Times New Roman"/>
                <w:bCs/>
                <w:noProof/>
                <w:webHidden/>
                <w:sz w:val="26"/>
                <w:szCs w:val="26"/>
              </w:rPr>
              <w:fldChar w:fldCharType="end"/>
            </w:r>
          </w:hyperlink>
        </w:p>
        <w:p w14:paraId="661EFFBF" w14:textId="074AB23A" w:rsidR="0037040A" w:rsidRPr="00E437E2" w:rsidRDefault="00956707">
          <w:pPr>
            <w:pStyle w:val="TOC2"/>
            <w:tabs>
              <w:tab w:val="right" w:leader="dot" w:pos="9350"/>
            </w:tabs>
            <w:rPr>
              <w:rFonts w:ascii="Times New Roman" w:eastAsiaTheme="minorEastAsia" w:hAnsi="Times New Roman" w:cs="Times New Roman"/>
              <w:bCs/>
              <w:noProof/>
              <w:sz w:val="26"/>
              <w:szCs w:val="26"/>
            </w:rPr>
          </w:pPr>
          <w:hyperlink w:anchor="_Toc81053420" w:history="1">
            <w:r w:rsidR="0037040A" w:rsidRPr="00E437E2">
              <w:rPr>
                <w:rStyle w:val="Hyperlink"/>
                <w:rFonts w:ascii="Times New Roman" w:hAnsi="Times New Roman" w:cs="Times New Roman"/>
                <w:bCs/>
                <w:noProof/>
                <w:sz w:val="26"/>
                <w:szCs w:val="26"/>
              </w:rPr>
              <w:t>1.1. Khảo sát hiện trạng</w:t>
            </w:r>
            <w:r w:rsidR="0037040A" w:rsidRPr="00E437E2">
              <w:rPr>
                <w:rFonts w:ascii="Times New Roman" w:hAnsi="Times New Roman" w:cs="Times New Roman"/>
                <w:bCs/>
                <w:noProof/>
                <w:webHidden/>
                <w:sz w:val="26"/>
                <w:szCs w:val="26"/>
              </w:rPr>
              <w:tab/>
            </w:r>
            <w:r w:rsidR="0037040A" w:rsidRPr="00E437E2">
              <w:rPr>
                <w:rFonts w:ascii="Times New Roman" w:hAnsi="Times New Roman" w:cs="Times New Roman"/>
                <w:bCs/>
                <w:noProof/>
                <w:webHidden/>
                <w:sz w:val="26"/>
                <w:szCs w:val="26"/>
              </w:rPr>
              <w:fldChar w:fldCharType="begin"/>
            </w:r>
            <w:r w:rsidR="0037040A" w:rsidRPr="00E437E2">
              <w:rPr>
                <w:rFonts w:ascii="Times New Roman" w:hAnsi="Times New Roman" w:cs="Times New Roman"/>
                <w:bCs/>
                <w:noProof/>
                <w:webHidden/>
                <w:sz w:val="26"/>
                <w:szCs w:val="26"/>
              </w:rPr>
              <w:instrText xml:space="preserve"> PAGEREF _Toc81053420 \h </w:instrText>
            </w:r>
            <w:r w:rsidR="0037040A" w:rsidRPr="00E437E2">
              <w:rPr>
                <w:rFonts w:ascii="Times New Roman" w:hAnsi="Times New Roman" w:cs="Times New Roman"/>
                <w:bCs/>
                <w:noProof/>
                <w:webHidden/>
                <w:sz w:val="26"/>
                <w:szCs w:val="26"/>
              </w:rPr>
            </w:r>
            <w:r w:rsidR="0037040A" w:rsidRPr="00E437E2">
              <w:rPr>
                <w:rFonts w:ascii="Times New Roman" w:hAnsi="Times New Roman" w:cs="Times New Roman"/>
                <w:bCs/>
                <w:noProof/>
                <w:webHidden/>
                <w:sz w:val="26"/>
                <w:szCs w:val="26"/>
              </w:rPr>
              <w:fldChar w:fldCharType="separate"/>
            </w:r>
            <w:r w:rsidR="001D611C">
              <w:rPr>
                <w:rFonts w:ascii="Times New Roman" w:hAnsi="Times New Roman" w:cs="Times New Roman"/>
                <w:bCs/>
                <w:noProof/>
                <w:webHidden/>
                <w:sz w:val="26"/>
                <w:szCs w:val="26"/>
              </w:rPr>
              <w:t>2</w:t>
            </w:r>
            <w:r w:rsidR="0037040A" w:rsidRPr="00E437E2">
              <w:rPr>
                <w:rFonts w:ascii="Times New Roman" w:hAnsi="Times New Roman" w:cs="Times New Roman"/>
                <w:bCs/>
                <w:noProof/>
                <w:webHidden/>
                <w:sz w:val="26"/>
                <w:szCs w:val="26"/>
              </w:rPr>
              <w:fldChar w:fldCharType="end"/>
            </w:r>
          </w:hyperlink>
        </w:p>
        <w:p w14:paraId="4E46376D" w14:textId="163337BF" w:rsidR="0037040A" w:rsidRPr="00E437E2" w:rsidRDefault="00956707">
          <w:pPr>
            <w:pStyle w:val="TOC3"/>
            <w:tabs>
              <w:tab w:val="right" w:leader="dot" w:pos="9350"/>
            </w:tabs>
            <w:rPr>
              <w:rFonts w:ascii="Times New Roman" w:eastAsiaTheme="minorEastAsia" w:hAnsi="Times New Roman" w:cs="Times New Roman"/>
              <w:bCs/>
              <w:noProof/>
              <w:sz w:val="26"/>
              <w:szCs w:val="26"/>
            </w:rPr>
          </w:pPr>
          <w:hyperlink w:anchor="_Toc81053421" w:history="1">
            <w:r w:rsidR="0037040A" w:rsidRPr="00E437E2">
              <w:rPr>
                <w:rStyle w:val="Hyperlink"/>
                <w:rFonts w:ascii="Times New Roman" w:hAnsi="Times New Roman" w:cs="Times New Roman"/>
                <w:bCs/>
                <w:noProof/>
                <w:sz w:val="26"/>
                <w:szCs w:val="26"/>
              </w:rPr>
              <w:t>1.1.1. Facebook:</w:t>
            </w:r>
            <w:r w:rsidR="0037040A" w:rsidRPr="00E437E2">
              <w:rPr>
                <w:rFonts w:ascii="Times New Roman" w:hAnsi="Times New Roman" w:cs="Times New Roman"/>
                <w:bCs/>
                <w:noProof/>
                <w:webHidden/>
                <w:sz w:val="26"/>
                <w:szCs w:val="26"/>
              </w:rPr>
              <w:tab/>
            </w:r>
            <w:r w:rsidR="0037040A" w:rsidRPr="00E437E2">
              <w:rPr>
                <w:rFonts w:ascii="Times New Roman" w:hAnsi="Times New Roman" w:cs="Times New Roman"/>
                <w:bCs/>
                <w:noProof/>
                <w:webHidden/>
                <w:sz w:val="26"/>
                <w:szCs w:val="26"/>
              </w:rPr>
              <w:fldChar w:fldCharType="begin"/>
            </w:r>
            <w:r w:rsidR="0037040A" w:rsidRPr="00E437E2">
              <w:rPr>
                <w:rFonts w:ascii="Times New Roman" w:hAnsi="Times New Roman" w:cs="Times New Roman"/>
                <w:bCs/>
                <w:noProof/>
                <w:webHidden/>
                <w:sz w:val="26"/>
                <w:szCs w:val="26"/>
              </w:rPr>
              <w:instrText xml:space="preserve"> PAGEREF _Toc81053421 \h </w:instrText>
            </w:r>
            <w:r w:rsidR="0037040A" w:rsidRPr="00E437E2">
              <w:rPr>
                <w:rFonts w:ascii="Times New Roman" w:hAnsi="Times New Roman" w:cs="Times New Roman"/>
                <w:bCs/>
                <w:noProof/>
                <w:webHidden/>
                <w:sz w:val="26"/>
                <w:szCs w:val="26"/>
              </w:rPr>
            </w:r>
            <w:r w:rsidR="0037040A" w:rsidRPr="00E437E2">
              <w:rPr>
                <w:rFonts w:ascii="Times New Roman" w:hAnsi="Times New Roman" w:cs="Times New Roman"/>
                <w:bCs/>
                <w:noProof/>
                <w:webHidden/>
                <w:sz w:val="26"/>
                <w:szCs w:val="26"/>
              </w:rPr>
              <w:fldChar w:fldCharType="separate"/>
            </w:r>
            <w:r w:rsidR="001D611C">
              <w:rPr>
                <w:rFonts w:ascii="Times New Roman" w:hAnsi="Times New Roman" w:cs="Times New Roman"/>
                <w:bCs/>
                <w:noProof/>
                <w:webHidden/>
                <w:sz w:val="26"/>
                <w:szCs w:val="26"/>
              </w:rPr>
              <w:t>2</w:t>
            </w:r>
            <w:r w:rsidR="0037040A" w:rsidRPr="00E437E2">
              <w:rPr>
                <w:rFonts w:ascii="Times New Roman" w:hAnsi="Times New Roman" w:cs="Times New Roman"/>
                <w:bCs/>
                <w:noProof/>
                <w:webHidden/>
                <w:sz w:val="26"/>
                <w:szCs w:val="26"/>
              </w:rPr>
              <w:fldChar w:fldCharType="end"/>
            </w:r>
          </w:hyperlink>
        </w:p>
        <w:p w14:paraId="76C91FCB" w14:textId="1429BA1E" w:rsidR="0037040A" w:rsidRPr="00E437E2" w:rsidRDefault="00956707">
          <w:pPr>
            <w:pStyle w:val="TOC3"/>
            <w:tabs>
              <w:tab w:val="right" w:leader="dot" w:pos="9350"/>
            </w:tabs>
            <w:rPr>
              <w:rFonts w:ascii="Times New Roman" w:eastAsiaTheme="minorEastAsia" w:hAnsi="Times New Roman" w:cs="Times New Roman"/>
              <w:bCs/>
              <w:noProof/>
              <w:sz w:val="26"/>
              <w:szCs w:val="26"/>
            </w:rPr>
          </w:pPr>
          <w:hyperlink w:anchor="_Toc81053422" w:history="1">
            <w:r w:rsidR="0037040A" w:rsidRPr="00E437E2">
              <w:rPr>
                <w:rStyle w:val="Hyperlink"/>
                <w:rFonts w:ascii="Times New Roman" w:hAnsi="Times New Roman" w:cs="Times New Roman"/>
                <w:bCs/>
                <w:noProof/>
                <w:sz w:val="26"/>
                <w:szCs w:val="26"/>
              </w:rPr>
              <w:t>1.1.2. TikTok:</w:t>
            </w:r>
            <w:r w:rsidR="0037040A" w:rsidRPr="00E437E2">
              <w:rPr>
                <w:rFonts w:ascii="Times New Roman" w:hAnsi="Times New Roman" w:cs="Times New Roman"/>
                <w:bCs/>
                <w:noProof/>
                <w:webHidden/>
                <w:sz w:val="26"/>
                <w:szCs w:val="26"/>
              </w:rPr>
              <w:tab/>
            </w:r>
            <w:r w:rsidR="0037040A" w:rsidRPr="00E437E2">
              <w:rPr>
                <w:rFonts w:ascii="Times New Roman" w:hAnsi="Times New Roman" w:cs="Times New Roman"/>
                <w:bCs/>
                <w:noProof/>
                <w:webHidden/>
                <w:sz w:val="26"/>
                <w:szCs w:val="26"/>
              </w:rPr>
              <w:fldChar w:fldCharType="begin"/>
            </w:r>
            <w:r w:rsidR="0037040A" w:rsidRPr="00E437E2">
              <w:rPr>
                <w:rFonts w:ascii="Times New Roman" w:hAnsi="Times New Roman" w:cs="Times New Roman"/>
                <w:bCs/>
                <w:noProof/>
                <w:webHidden/>
                <w:sz w:val="26"/>
                <w:szCs w:val="26"/>
              </w:rPr>
              <w:instrText xml:space="preserve"> PAGEREF _Toc81053422 \h </w:instrText>
            </w:r>
            <w:r w:rsidR="0037040A" w:rsidRPr="00E437E2">
              <w:rPr>
                <w:rFonts w:ascii="Times New Roman" w:hAnsi="Times New Roman" w:cs="Times New Roman"/>
                <w:bCs/>
                <w:noProof/>
                <w:webHidden/>
                <w:sz w:val="26"/>
                <w:szCs w:val="26"/>
              </w:rPr>
            </w:r>
            <w:r w:rsidR="0037040A" w:rsidRPr="00E437E2">
              <w:rPr>
                <w:rFonts w:ascii="Times New Roman" w:hAnsi="Times New Roman" w:cs="Times New Roman"/>
                <w:bCs/>
                <w:noProof/>
                <w:webHidden/>
                <w:sz w:val="26"/>
                <w:szCs w:val="26"/>
              </w:rPr>
              <w:fldChar w:fldCharType="separate"/>
            </w:r>
            <w:r w:rsidR="001D611C">
              <w:rPr>
                <w:rFonts w:ascii="Times New Roman" w:hAnsi="Times New Roman" w:cs="Times New Roman"/>
                <w:bCs/>
                <w:noProof/>
                <w:webHidden/>
                <w:sz w:val="26"/>
                <w:szCs w:val="26"/>
              </w:rPr>
              <w:t>3</w:t>
            </w:r>
            <w:r w:rsidR="0037040A" w:rsidRPr="00E437E2">
              <w:rPr>
                <w:rFonts w:ascii="Times New Roman" w:hAnsi="Times New Roman" w:cs="Times New Roman"/>
                <w:bCs/>
                <w:noProof/>
                <w:webHidden/>
                <w:sz w:val="26"/>
                <w:szCs w:val="26"/>
              </w:rPr>
              <w:fldChar w:fldCharType="end"/>
            </w:r>
          </w:hyperlink>
        </w:p>
        <w:p w14:paraId="1CD5AEBA" w14:textId="3AEAE7CF" w:rsidR="0037040A" w:rsidRPr="00E437E2" w:rsidRDefault="00956707">
          <w:pPr>
            <w:pStyle w:val="TOC3"/>
            <w:tabs>
              <w:tab w:val="right" w:leader="dot" w:pos="9350"/>
            </w:tabs>
            <w:rPr>
              <w:rFonts w:ascii="Times New Roman" w:eastAsiaTheme="minorEastAsia" w:hAnsi="Times New Roman" w:cs="Times New Roman"/>
              <w:bCs/>
              <w:noProof/>
              <w:sz w:val="26"/>
              <w:szCs w:val="26"/>
            </w:rPr>
          </w:pPr>
          <w:hyperlink w:anchor="_Toc81053423" w:history="1">
            <w:r w:rsidR="0037040A" w:rsidRPr="00E437E2">
              <w:rPr>
                <w:rStyle w:val="Hyperlink"/>
                <w:rFonts w:ascii="Times New Roman" w:hAnsi="Times New Roman" w:cs="Times New Roman"/>
                <w:bCs/>
                <w:noProof/>
                <w:sz w:val="26"/>
                <w:szCs w:val="26"/>
              </w:rPr>
              <w:t>1.1.3. Instagram:</w:t>
            </w:r>
            <w:r w:rsidR="0037040A" w:rsidRPr="00E437E2">
              <w:rPr>
                <w:rFonts w:ascii="Times New Roman" w:hAnsi="Times New Roman" w:cs="Times New Roman"/>
                <w:bCs/>
                <w:noProof/>
                <w:webHidden/>
                <w:sz w:val="26"/>
                <w:szCs w:val="26"/>
              </w:rPr>
              <w:tab/>
            </w:r>
            <w:r w:rsidR="0037040A" w:rsidRPr="00E437E2">
              <w:rPr>
                <w:rFonts w:ascii="Times New Roman" w:hAnsi="Times New Roman" w:cs="Times New Roman"/>
                <w:bCs/>
                <w:noProof/>
                <w:webHidden/>
                <w:sz w:val="26"/>
                <w:szCs w:val="26"/>
              </w:rPr>
              <w:fldChar w:fldCharType="begin"/>
            </w:r>
            <w:r w:rsidR="0037040A" w:rsidRPr="00E437E2">
              <w:rPr>
                <w:rFonts w:ascii="Times New Roman" w:hAnsi="Times New Roman" w:cs="Times New Roman"/>
                <w:bCs/>
                <w:noProof/>
                <w:webHidden/>
                <w:sz w:val="26"/>
                <w:szCs w:val="26"/>
              </w:rPr>
              <w:instrText xml:space="preserve"> PAGEREF _Toc81053423 \h </w:instrText>
            </w:r>
            <w:r w:rsidR="0037040A" w:rsidRPr="00E437E2">
              <w:rPr>
                <w:rFonts w:ascii="Times New Roman" w:hAnsi="Times New Roman" w:cs="Times New Roman"/>
                <w:bCs/>
                <w:noProof/>
                <w:webHidden/>
                <w:sz w:val="26"/>
                <w:szCs w:val="26"/>
              </w:rPr>
            </w:r>
            <w:r w:rsidR="0037040A" w:rsidRPr="00E437E2">
              <w:rPr>
                <w:rFonts w:ascii="Times New Roman" w:hAnsi="Times New Roman" w:cs="Times New Roman"/>
                <w:bCs/>
                <w:noProof/>
                <w:webHidden/>
                <w:sz w:val="26"/>
                <w:szCs w:val="26"/>
              </w:rPr>
              <w:fldChar w:fldCharType="separate"/>
            </w:r>
            <w:r w:rsidR="001D611C">
              <w:rPr>
                <w:rFonts w:ascii="Times New Roman" w:hAnsi="Times New Roman" w:cs="Times New Roman"/>
                <w:bCs/>
                <w:noProof/>
                <w:webHidden/>
                <w:sz w:val="26"/>
                <w:szCs w:val="26"/>
              </w:rPr>
              <w:t>3</w:t>
            </w:r>
            <w:r w:rsidR="0037040A" w:rsidRPr="00E437E2">
              <w:rPr>
                <w:rFonts w:ascii="Times New Roman" w:hAnsi="Times New Roman" w:cs="Times New Roman"/>
                <w:bCs/>
                <w:noProof/>
                <w:webHidden/>
                <w:sz w:val="26"/>
                <w:szCs w:val="26"/>
              </w:rPr>
              <w:fldChar w:fldCharType="end"/>
            </w:r>
          </w:hyperlink>
        </w:p>
        <w:p w14:paraId="4C9CD256" w14:textId="418D9569" w:rsidR="0037040A" w:rsidRPr="00E437E2" w:rsidRDefault="00956707">
          <w:pPr>
            <w:pStyle w:val="TOC2"/>
            <w:tabs>
              <w:tab w:val="right" w:leader="dot" w:pos="9350"/>
            </w:tabs>
            <w:rPr>
              <w:rFonts w:ascii="Times New Roman" w:eastAsiaTheme="minorEastAsia" w:hAnsi="Times New Roman" w:cs="Times New Roman"/>
              <w:bCs/>
              <w:noProof/>
              <w:sz w:val="26"/>
              <w:szCs w:val="26"/>
            </w:rPr>
          </w:pPr>
          <w:hyperlink w:anchor="_Toc81053424" w:history="1">
            <w:r w:rsidR="0037040A" w:rsidRPr="00E437E2">
              <w:rPr>
                <w:rStyle w:val="Hyperlink"/>
                <w:rFonts w:ascii="Times New Roman" w:hAnsi="Times New Roman" w:cs="Times New Roman"/>
                <w:bCs/>
                <w:noProof/>
                <w:sz w:val="26"/>
                <w:szCs w:val="26"/>
              </w:rPr>
              <w:t>1.2. Xác định yêu cầu</w:t>
            </w:r>
            <w:r w:rsidR="0037040A" w:rsidRPr="00E437E2">
              <w:rPr>
                <w:rFonts w:ascii="Times New Roman" w:hAnsi="Times New Roman" w:cs="Times New Roman"/>
                <w:bCs/>
                <w:noProof/>
                <w:webHidden/>
                <w:sz w:val="26"/>
                <w:szCs w:val="26"/>
              </w:rPr>
              <w:tab/>
            </w:r>
            <w:r w:rsidR="0037040A" w:rsidRPr="00E437E2">
              <w:rPr>
                <w:rFonts w:ascii="Times New Roman" w:hAnsi="Times New Roman" w:cs="Times New Roman"/>
                <w:bCs/>
                <w:noProof/>
                <w:webHidden/>
                <w:sz w:val="26"/>
                <w:szCs w:val="26"/>
              </w:rPr>
              <w:fldChar w:fldCharType="begin"/>
            </w:r>
            <w:r w:rsidR="0037040A" w:rsidRPr="00E437E2">
              <w:rPr>
                <w:rFonts w:ascii="Times New Roman" w:hAnsi="Times New Roman" w:cs="Times New Roman"/>
                <w:bCs/>
                <w:noProof/>
                <w:webHidden/>
                <w:sz w:val="26"/>
                <w:szCs w:val="26"/>
              </w:rPr>
              <w:instrText xml:space="preserve"> PAGEREF _Toc81053424 \h </w:instrText>
            </w:r>
            <w:r w:rsidR="0037040A" w:rsidRPr="00E437E2">
              <w:rPr>
                <w:rFonts w:ascii="Times New Roman" w:hAnsi="Times New Roman" w:cs="Times New Roman"/>
                <w:bCs/>
                <w:noProof/>
                <w:webHidden/>
                <w:sz w:val="26"/>
                <w:szCs w:val="26"/>
              </w:rPr>
            </w:r>
            <w:r w:rsidR="0037040A" w:rsidRPr="00E437E2">
              <w:rPr>
                <w:rFonts w:ascii="Times New Roman" w:hAnsi="Times New Roman" w:cs="Times New Roman"/>
                <w:bCs/>
                <w:noProof/>
                <w:webHidden/>
                <w:sz w:val="26"/>
                <w:szCs w:val="26"/>
              </w:rPr>
              <w:fldChar w:fldCharType="separate"/>
            </w:r>
            <w:r w:rsidR="001D611C">
              <w:rPr>
                <w:rFonts w:ascii="Times New Roman" w:hAnsi="Times New Roman" w:cs="Times New Roman"/>
                <w:bCs/>
                <w:noProof/>
                <w:webHidden/>
                <w:sz w:val="26"/>
                <w:szCs w:val="26"/>
              </w:rPr>
              <w:t>5</w:t>
            </w:r>
            <w:r w:rsidR="0037040A" w:rsidRPr="00E437E2">
              <w:rPr>
                <w:rFonts w:ascii="Times New Roman" w:hAnsi="Times New Roman" w:cs="Times New Roman"/>
                <w:bCs/>
                <w:noProof/>
                <w:webHidden/>
                <w:sz w:val="26"/>
                <w:szCs w:val="26"/>
              </w:rPr>
              <w:fldChar w:fldCharType="end"/>
            </w:r>
          </w:hyperlink>
        </w:p>
        <w:p w14:paraId="5AA1F87E" w14:textId="373E12FF" w:rsidR="0025092B" w:rsidRPr="00E437E2" w:rsidRDefault="0025092B">
          <w:pPr>
            <w:rPr>
              <w:bCs/>
            </w:rPr>
          </w:pPr>
          <w:r w:rsidRPr="00E437E2">
            <w:rPr>
              <w:rFonts w:ascii="Times New Roman" w:hAnsi="Times New Roman" w:cs="Times New Roman"/>
              <w:bCs/>
              <w:noProof/>
              <w:sz w:val="26"/>
              <w:szCs w:val="26"/>
            </w:rPr>
            <w:fldChar w:fldCharType="end"/>
          </w:r>
        </w:p>
      </w:sdtContent>
    </w:sdt>
    <w:p w14:paraId="77C8FEFB" w14:textId="74EAE2DC" w:rsidR="0021436B" w:rsidRPr="00E437E2" w:rsidRDefault="0021436B">
      <w:pPr>
        <w:rPr>
          <w:bCs/>
        </w:rPr>
      </w:pPr>
    </w:p>
    <w:p w14:paraId="720DFF8A" w14:textId="1E114772" w:rsidR="0021436B" w:rsidRPr="00E437E2" w:rsidRDefault="0021436B">
      <w:pPr>
        <w:rPr>
          <w:b/>
          <w:bCs/>
        </w:rPr>
      </w:pPr>
    </w:p>
    <w:p w14:paraId="17EEB310" w14:textId="3B582DB3" w:rsidR="0021436B" w:rsidRDefault="0021436B"/>
    <w:p w14:paraId="40DE1168" w14:textId="224E9368" w:rsidR="0021436B" w:rsidRPr="00E437E2" w:rsidRDefault="0021436B">
      <w:pPr>
        <w:rPr>
          <w:b/>
          <w:bCs/>
        </w:rPr>
      </w:pPr>
    </w:p>
    <w:p w14:paraId="3B79C157" w14:textId="48FB0829" w:rsidR="0021436B" w:rsidRDefault="0021436B"/>
    <w:p w14:paraId="6174F9C3" w14:textId="5F9EAB1E" w:rsidR="0021436B" w:rsidRDefault="0021436B"/>
    <w:p w14:paraId="651792B6" w14:textId="546430C6" w:rsidR="0021436B" w:rsidRDefault="0021436B"/>
    <w:p w14:paraId="22B001E9" w14:textId="55460349" w:rsidR="0021436B" w:rsidRDefault="0021436B"/>
    <w:p w14:paraId="34506753" w14:textId="3D0EDCA1" w:rsidR="006C46C5" w:rsidRDefault="006C46C5" w:rsidP="0025092B">
      <w:pPr>
        <w:rPr>
          <w:rFonts w:ascii="Times New Roman" w:hAnsi="Times New Roman" w:cs="Times New Roman"/>
          <w:b/>
          <w:bCs/>
          <w:sz w:val="32"/>
          <w:szCs w:val="32"/>
        </w:rPr>
      </w:pPr>
    </w:p>
    <w:p w14:paraId="7E32E99F" w14:textId="02397080" w:rsidR="001D611C" w:rsidRDefault="001D611C" w:rsidP="0025092B">
      <w:pPr>
        <w:rPr>
          <w:rFonts w:ascii="Times New Roman" w:hAnsi="Times New Roman" w:cs="Times New Roman"/>
          <w:b/>
          <w:bCs/>
          <w:sz w:val="32"/>
          <w:szCs w:val="32"/>
        </w:rPr>
      </w:pPr>
    </w:p>
    <w:p w14:paraId="709D9C2A" w14:textId="705A5939" w:rsidR="001D611C" w:rsidRDefault="001D611C" w:rsidP="0025092B">
      <w:pPr>
        <w:rPr>
          <w:rFonts w:ascii="Times New Roman" w:hAnsi="Times New Roman" w:cs="Times New Roman"/>
          <w:b/>
          <w:bCs/>
          <w:sz w:val="32"/>
          <w:szCs w:val="32"/>
        </w:rPr>
      </w:pPr>
    </w:p>
    <w:p w14:paraId="551DE24E" w14:textId="77777777" w:rsidR="001D611C" w:rsidRDefault="001D611C" w:rsidP="0025092B">
      <w:pPr>
        <w:rPr>
          <w:rFonts w:ascii="Times New Roman" w:hAnsi="Times New Roman" w:cs="Times New Roman"/>
          <w:b/>
          <w:bCs/>
          <w:sz w:val="32"/>
          <w:szCs w:val="32"/>
        </w:rPr>
      </w:pPr>
    </w:p>
    <w:p w14:paraId="5BF2FB16" w14:textId="313A2996" w:rsidR="0021436B" w:rsidRDefault="0021436B" w:rsidP="0037040A">
      <w:pPr>
        <w:pStyle w:val="Heading1"/>
        <w:rPr>
          <w:lang w:val="en-US"/>
        </w:rPr>
      </w:pPr>
      <w:bookmarkStart w:id="50" w:name="_Toc81052233"/>
      <w:bookmarkStart w:id="51" w:name="_Ref81052519"/>
      <w:bookmarkStart w:id="52" w:name="_Toc81053411"/>
      <w:r w:rsidRPr="00082799">
        <w:lastRenderedPageBreak/>
        <w:t>MỤC LỤC ẢN</w:t>
      </w:r>
      <w:bookmarkEnd w:id="50"/>
      <w:bookmarkEnd w:id="51"/>
      <w:r w:rsidR="0037040A">
        <w:rPr>
          <w:lang w:val="en-US"/>
        </w:rPr>
        <w:t>H</w:t>
      </w:r>
      <w:bookmarkEnd w:id="52"/>
    </w:p>
    <w:p w14:paraId="55FDB73D" w14:textId="0359E62B" w:rsidR="00E437E2" w:rsidRPr="00E437E2" w:rsidRDefault="0037040A">
      <w:pPr>
        <w:pStyle w:val="TableofFigures"/>
        <w:tabs>
          <w:tab w:val="right" w:leader="dot" w:pos="9350"/>
        </w:tabs>
        <w:rPr>
          <w:rFonts w:eastAsiaTheme="minorEastAsia"/>
          <w:noProof/>
          <w:sz w:val="26"/>
          <w:szCs w:val="26"/>
        </w:rPr>
      </w:pPr>
      <w:r w:rsidRPr="00E437E2">
        <w:rPr>
          <w:rFonts w:ascii="Times New Roman" w:hAnsi="Times New Roman" w:cs="Times New Roman"/>
          <w:sz w:val="26"/>
          <w:szCs w:val="26"/>
          <w:lang w:eastAsia="ja-JP"/>
        </w:rPr>
        <w:fldChar w:fldCharType="begin"/>
      </w:r>
      <w:r w:rsidRPr="00E437E2">
        <w:rPr>
          <w:rFonts w:ascii="Times New Roman" w:hAnsi="Times New Roman" w:cs="Times New Roman"/>
          <w:sz w:val="26"/>
          <w:szCs w:val="26"/>
          <w:lang w:eastAsia="ja-JP"/>
        </w:rPr>
        <w:instrText xml:space="preserve"> TOC \h \z \c "Figure" </w:instrText>
      </w:r>
      <w:r w:rsidRPr="00E437E2">
        <w:rPr>
          <w:rFonts w:ascii="Times New Roman" w:hAnsi="Times New Roman" w:cs="Times New Roman"/>
          <w:sz w:val="26"/>
          <w:szCs w:val="26"/>
          <w:lang w:eastAsia="ja-JP"/>
        </w:rPr>
        <w:fldChar w:fldCharType="separate"/>
      </w:r>
      <w:hyperlink w:anchor="_Toc81053756" w:history="1">
        <w:r w:rsidR="00E437E2" w:rsidRPr="00E437E2">
          <w:rPr>
            <w:rStyle w:val="Hyperlink"/>
            <w:rFonts w:ascii="Times New Roman" w:hAnsi="Times New Roman" w:cs="Times New Roman"/>
            <w:b/>
            <w:bCs/>
            <w:noProof/>
            <w:sz w:val="26"/>
            <w:szCs w:val="26"/>
          </w:rPr>
          <w:t>Hình 2.1: Facebook</w:t>
        </w:r>
        <w:r w:rsidR="00E437E2" w:rsidRPr="00E437E2">
          <w:rPr>
            <w:noProof/>
            <w:webHidden/>
            <w:sz w:val="26"/>
            <w:szCs w:val="26"/>
          </w:rPr>
          <w:tab/>
        </w:r>
        <w:r w:rsidR="00E437E2" w:rsidRPr="00E437E2">
          <w:rPr>
            <w:noProof/>
            <w:webHidden/>
            <w:sz w:val="26"/>
            <w:szCs w:val="26"/>
          </w:rPr>
          <w:fldChar w:fldCharType="begin"/>
        </w:r>
        <w:r w:rsidR="00E437E2" w:rsidRPr="00E437E2">
          <w:rPr>
            <w:noProof/>
            <w:webHidden/>
            <w:sz w:val="26"/>
            <w:szCs w:val="26"/>
          </w:rPr>
          <w:instrText xml:space="preserve"> PAGEREF _Toc81053756 \h </w:instrText>
        </w:r>
        <w:r w:rsidR="00E437E2" w:rsidRPr="00E437E2">
          <w:rPr>
            <w:noProof/>
            <w:webHidden/>
            <w:sz w:val="26"/>
            <w:szCs w:val="26"/>
          </w:rPr>
        </w:r>
        <w:r w:rsidR="00E437E2" w:rsidRPr="00E437E2">
          <w:rPr>
            <w:noProof/>
            <w:webHidden/>
            <w:sz w:val="26"/>
            <w:szCs w:val="26"/>
          </w:rPr>
          <w:fldChar w:fldCharType="separate"/>
        </w:r>
        <w:r w:rsidR="00D673B7">
          <w:rPr>
            <w:noProof/>
            <w:webHidden/>
            <w:sz w:val="26"/>
            <w:szCs w:val="26"/>
          </w:rPr>
          <w:t>2</w:t>
        </w:r>
        <w:r w:rsidR="00E437E2" w:rsidRPr="00E437E2">
          <w:rPr>
            <w:noProof/>
            <w:webHidden/>
            <w:sz w:val="26"/>
            <w:szCs w:val="26"/>
          </w:rPr>
          <w:fldChar w:fldCharType="end"/>
        </w:r>
      </w:hyperlink>
    </w:p>
    <w:p w14:paraId="016B8EE2" w14:textId="1256FDA0" w:rsidR="00E437E2" w:rsidRPr="00E437E2" w:rsidRDefault="00956707">
      <w:pPr>
        <w:pStyle w:val="TableofFigures"/>
        <w:tabs>
          <w:tab w:val="right" w:leader="dot" w:pos="9350"/>
        </w:tabs>
        <w:rPr>
          <w:rFonts w:eastAsiaTheme="minorEastAsia"/>
          <w:noProof/>
          <w:sz w:val="26"/>
          <w:szCs w:val="26"/>
        </w:rPr>
      </w:pPr>
      <w:hyperlink w:anchor="_Toc81053757" w:history="1">
        <w:r w:rsidR="00E437E2" w:rsidRPr="00E437E2">
          <w:rPr>
            <w:rStyle w:val="Hyperlink"/>
            <w:rFonts w:ascii="Times New Roman" w:hAnsi="Times New Roman" w:cs="Times New Roman"/>
            <w:b/>
            <w:bCs/>
            <w:noProof/>
            <w:sz w:val="26"/>
            <w:szCs w:val="26"/>
          </w:rPr>
          <w:t>Hình 2.2: Tiktok</w:t>
        </w:r>
        <w:r w:rsidR="00E437E2" w:rsidRPr="00E437E2">
          <w:rPr>
            <w:noProof/>
            <w:webHidden/>
            <w:sz w:val="26"/>
            <w:szCs w:val="26"/>
          </w:rPr>
          <w:tab/>
        </w:r>
        <w:r w:rsidR="00E437E2" w:rsidRPr="00E437E2">
          <w:rPr>
            <w:noProof/>
            <w:webHidden/>
            <w:sz w:val="26"/>
            <w:szCs w:val="26"/>
          </w:rPr>
          <w:fldChar w:fldCharType="begin"/>
        </w:r>
        <w:r w:rsidR="00E437E2" w:rsidRPr="00E437E2">
          <w:rPr>
            <w:noProof/>
            <w:webHidden/>
            <w:sz w:val="26"/>
            <w:szCs w:val="26"/>
          </w:rPr>
          <w:instrText xml:space="preserve"> PAGEREF _Toc81053757 \h </w:instrText>
        </w:r>
        <w:r w:rsidR="00E437E2" w:rsidRPr="00E437E2">
          <w:rPr>
            <w:noProof/>
            <w:webHidden/>
            <w:sz w:val="26"/>
            <w:szCs w:val="26"/>
          </w:rPr>
        </w:r>
        <w:r w:rsidR="00E437E2" w:rsidRPr="00E437E2">
          <w:rPr>
            <w:noProof/>
            <w:webHidden/>
            <w:sz w:val="26"/>
            <w:szCs w:val="26"/>
          </w:rPr>
          <w:fldChar w:fldCharType="separate"/>
        </w:r>
        <w:r w:rsidR="00D673B7">
          <w:rPr>
            <w:noProof/>
            <w:webHidden/>
            <w:sz w:val="26"/>
            <w:szCs w:val="26"/>
          </w:rPr>
          <w:t>3</w:t>
        </w:r>
        <w:r w:rsidR="00E437E2" w:rsidRPr="00E437E2">
          <w:rPr>
            <w:noProof/>
            <w:webHidden/>
            <w:sz w:val="26"/>
            <w:szCs w:val="26"/>
          </w:rPr>
          <w:fldChar w:fldCharType="end"/>
        </w:r>
      </w:hyperlink>
    </w:p>
    <w:p w14:paraId="165520E9" w14:textId="7A09C260" w:rsidR="00E437E2" w:rsidRPr="00E437E2" w:rsidRDefault="00956707">
      <w:pPr>
        <w:pStyle w:val="TableofFigures"/>
        <w:tabs>
          <w:tab w:val="right" w:leader="dot" w:pos="9350"/>
        </w:tabs>
        <w:rPr>
          <w:rFonts w:eastAsiaTheme="minorEastAsia"/>
          <w:noProof/>
          <w:sz w:val="26"/>
          <w:szCs w:val="26"/>
        </w:rPr>
      </w:pPr>
      <w:hyperlink w:anchor="_Toc81053758" w:history="1">
        <w:r w:rsidR="00E437E2" w:rsidRPr="00E437E2">
          <w:rPr>
            <w:rStyle w:val="Hyperlink"/>
            <w:rFonts w:ascii="Times New Roman" w:hAnsi="Times New Roman" w:cs="Times New Roman"/>
            <w:b/>
            <w:bCs/>
            <w:noProof/>
            <w:sz w:val="26"/>
            <w:szCs w:val="26"/>
          </w:rPr>
          <w:t>Hình 2.3: Instagram</w:t>
        </w:r>
        <w:r w:rsidR="00E437E2" w:rsidRPr="00E437E2">
          <w:rPr>
            <w:noProof/>
            <w:webHidden/>
            <w:sz w:val="26"/>
            <w:szCs w:val="26"/>
          </w:rPr>
          <w:tab/>
        </w:r>
        <w:r w:rsidR="00E437E2" w:rsidRPr="00E437E2">
          <w:rPr>
            <w:noProof/>
            <w:webHidden/>
            <w:sz w:val="26"/>
            <w:szCs w:val="26"/>
          </w:rPr>
          <w:fldChar w:fldCharType="begin"/>
        </w:r>
        <w:r w:rsidR="00E437E2" w:rsidRPr="00E437E2">
          <w:rPr>
            <w:noProof/>
            <w:webHidden/>
            <w:sz w:val="26"/>
            <w:szCs w:val="26"/>
          </w:rPr>
          <w:instrText xml:space="preserve"> PAGEREF _Toc81053758 \h </w:instrText>
        </w:r>
        <w:r w:rsidR="00E437E2" w:rsidRPr="00E437E2">
          <w:rPr>
            <w:noProof/>
            <w:webHidden/>
            <w:sz w:val="26"/>
            <w:szCs w:val="26"/>
          </w:rPr>
        </w:r>
        <w:r w:rsidR="00E437E2" w:rsidRPr="00E437E2">
          <w:rPr>
            <w:noProof/>
            <w:webHidden/>
            <w:sz w:val="26"/>
            <w:szCs w:val="26"/>
          </w:rPr>
          <w:fldChar w:fldCharType="separate"/>
        </w:r>
        <w:r w:rsidR="00D673B7">
          <w:rPr>
            <w:noProof/>
            <w:webHidden/>
            <w:sz w:val="26"/>
            <w:szCs w:val="26"/>
          </w:rPr>
          <w:t>4</w:t>
        </w:r>
        <w:r w:rsidR="00E437E2" w:rsidRPr="00E437E2">
          <w:rPr>
            <w:noProof/>
            <w:webHidden/>
            <w:sz w:val="26"/>
            <w:szCs w:val="26"/>
          </w:rPr>
          <w:fldChar w:fldCharType="end"/>
        </w:r>
      </w:hyperlink>
    </w:p>
    <w:p w14:paraId="1F5A216F" w14:textId="5ADC55F3" w:rsidR="0037040A" w:rsidRPr="00E437E2" w:rsidRDefault="0037040A" w:rsidP="0037040A">
      <w:pPr>
        <w:rPr>
          <w:rFonts w:ascii="Times New Roman" w:hAnsi="Times New Roman" w:cs="Times New Roman"/>
          <w:sz w:val="26"/>
          <w:szCs w:val="26"/>
          <w:lang w:eastAsia="ja-JP"/>
        </w:rPr>
      </w:pPr>
      <w:r w:rsidRPr="00E437E2">
        <w:rPr>
          <w:rFonts w:ascii="Times New Roman" w:hAnsi="Times New Roman" w:cs="Times New Roman"/>
          <w:sz w:val="26"/>
          <w:szCs w:val="26"/>
          <w:lang w:eastAsia="ja-JP"/>
        </w:rPr>
        <w:fldChar w:fldCharType="end"/>
      </w:r>
    </w:p>
    <w:p w14:paraId="191ED6CA" w14:textId="4F22CE03" w:rsidR="0037040A" w:rsidRPr="00E437E2" w:rsidRDefault="0037040A" w:rsidP="0037040A">
      <w:pPr>
        <w:rPr>
          <w:sz w:val="26"/>
          <w:szCs w:val="26"/>
          <w:lang w:eastAsia="ja-JP"/>
        </w:rPr>
      </w:pPr>
    </w:p>
    <w:p w14:paraId="05461FA3" w14:textId="6E385BD2" w:rsidR="0037040A" w:rsidRPr="00E437E2" w:rsidRDefault="0037040A" w:rsidP="0037040A">
      <w:pPr>
        <w:rPr>
          <w:sz w:val="26"/>
          <w:szCs w:val="26"/>
          <w:lang w:eastAsia="ja-JP"/>
        </w:rPr>
      </w:pPr>
    </w:p>
    <w:p w14:paraId="03277C8E" w14:textId="1CE21167" w:rsidR="0037040A" w:rsidRDefault="0037040A" w:rsidP="0037040A">
      <w:pPr>
        <w:rPr>
          <w:lang w:eastAsia="ja-JP"/>
        </w:rPr>
      </w:pPr>
    </w:p>
    <w:p w14:paraId="27C270A4" w14:textId="77777777" w:rsidR="0037040A" w:rsidRPr="0037040A" w:rsidRDefault="0037040A" w:rsidP="0037040A">
      <w:pPr>
        <w:rPr>
          <w:lang w:eastAsia="ja-JP"/>
        </w:rPr>
      </w:pPr>
    </w:p>
    <w:p w14:paraId="305ED863" w14:textId="41A01FC9" w:rsidR="0021436B" w:rsidRDefault="0021436B"/>
    <w:p w14:paraId="36F04959" w14:textId="3B3AA151" w:rsidR="0021436B" w:rsidRDefault="0021436B"/>
    <w:p w14:paraId="2DCEBC89" w14:textId="6F23909C" w:rsidR="0021436B" w:rsidRDefault="0021436B"/>
    <w:p w14:paraId="426F9D65" w14:textId="4EF5F4BF" w:rsidR="0021436B" w:rsidRDefault="0021436B"/>
    <w:p w14:paraId="4CBB210C" w14:textId="41EFA526" w:rsidR="0021436B" w:rsidRDefault="0021436B"/>
    <w:p w14:paraId="219F69D7" w14:textId="7BAC1812" w:rsidR="0021436B" w:rsidRDefault="0021436B"/>
    <w:p w14:paraId="142468DF" w14:textId="53D7F014" w:rsidR="0021436B" w:rsidRDefault="0021436B"/>
    <w:p w14:paraId="1E220A88" w14:textId="1AFAC007" w:rsidR="0021436B" w:rsidRDefault="0021436B"/>
    <w:p w14:paraId="20A57DFF" w14:textId="07DF74FC" w:rsidR="0021436B" w:rsidRDefault="0021436B"/>
    <w:p w14:paraId="229796C1" w14:textId="2C7F2E3A" w:rsidR="0021436B" w:rsidRDefault="0021436B"/>
    <w:p w14:paraId="261D1ED2" w14:textId="46341729" w:rsidR="0021436B" w:rsidRDefault="0021436B"/>
    <w:p w14:paraId="57695490" w14:textId="7EDDFBE4" w:rsidR="0021436B" w:rsidRDefault="0021436B"/>
    <w:p w14:paraId="25154308" w14:textId="3BB93E48" w:rsidR="0021436B" w:rsidRDefault="0021436B"/>
    <w:p w14:paraId="4C9728B9" w14:textId="5E020F81" w:rsidR="0021436B" w:rsidRDefault="0021436B"/>
    <w:p w14:paraId="56DC495F" w14:textId="77777777" w:rsidR="0025092B" w:rsidRDefault="0025092B" w:rsidP="0025092B"/>
    <w:p w14:paraId="7414E70C" w14:textId="77777777" w:rsidR="0025092B" w:rsidRDefault="0025092B" w:rsidP="0025092B">
      <w:pPr>
        <w:jc w:val="center"/>
        <w:rPr>
          <w:rFonts w:ascii="Times New Roman" w:hAnsi="Times New Roman" w:cs="Times New Roman"/>
          <w:b/>
          <w:bCs/>
          <w:sz w:val="32"/>
          <w:szCs w:val="32"/>
        </w:rPr>
      </w:pPr>
    </w:p>
    <w:p w14:paraId="0C65F095" w14:textId="77777777" w:rsidR="0025092B" w:rsidRDefault="0025092B" w:rsidP="0025092B">
      <w:pPr>
        <w:jc w:val="center"/>
        <w:rPr>
          <w:rFonts w:ascii="Times New Roman" w:hAnsi="Times New Roman" w:cs="Times New Roman"/>
          <w:b/>
          <w:bCs/>
          <w:sz w:val="32"/>
          <w:szCs w:val="32"/>
        </w:rPr>
      </w:pPr>
    </w:p>
    <w:p w14:paraId="387A22F9" w14:textId="77777777" w:rsidR="0025092B" w:rsidRDefault="0025092B" w:rsidP="0025092B">
      <w:pPr>
        <w:jc w:val="center"/>
        <w:rPr>
          <w:rFonts w:ascii="Times New Roman" w:hAnsi="Times New Roman" w:cs="Times New Roman"/>
          <w:b/>
          <w:bCs/>
          <w:sz w:val="32"/>
          <w:szCs w:val="32"/>
        </w:rPr>
      </w:pPr>
    </w:p>
    <w:p w14:paraId="54994060" w14:textId="5A77F321" w:rsidR="0037040A" w:rsidRPr="0037040A" w:rsidRDefault="0037040A" w:rsidP="00E437E2">
      <w:pPr>
        <w:pStyle w:val="Heading1"/>
      </w:pPr>
      <w:bookmarkStart w:id="53" w:name="_Toc81053412"/>
      <w:r w:rsidRPr="0037040A">
        <w:lastRenderedPageBreak/>
        <w:t>DANH MỤC BẢNG</w:t>
      </w:r>
      <w:bookmarkEnd w:id="53"/>
    </w:p>
    <w:p w14:paraId="676816FD" w14:textId="1F46C473" w:rsidR="0037040A" w:rsidRPr="00E437E2" w:rsidRDefault="0037040A" w:rsidP="0037040A">
      <w:pPr>
        <w:rPr>
          <w:rFonts w:ascii="Times New Roman" w:hAnsi="Times New Roman" w:cs="Times New Roman"/>
          <w:sz w:val="26"/>
          <w:szCs w:val="26"/>
          <w:lang w:val="vi-VN" w:eastAsia="ja-JP"/>
        </w:rPr>
      </w:pPr>
    </w:p>
    <w:p w14:paraId="56009838" w14:textId="02FFA748" w:rsidR="00E437E2" w:rsidRPr="00E437E2" w:rsidRDefault="00E437E2">
      <w:pPr>
        <w:pStyle w:val="TableofFigures"/>
        <w:tabs>
          <w:tab w:val="right" w:leader="dot" w:pos="9350"/>
        </w:tabs>
        <w:rPr>
          <w:rFonts w:eastAsiaTheme="minorEastAsia"/>
          <w:noProof/>
          <w:sz w:val="26"/>
          <w:szCs w:val="26"/>
        </w:rPr>
      </w:pPr>
      <w:r w:rsidRPr="00E437E2">
        <w:rPr>
          <w:rFonts w:ascii="Times New Roman" w:hAnsi="Times New Roman" w:cs="Times New Roman"/>
          <w:sz w:val="26"/>
          <w:szCs w:val="26"/>
          <w:lang w:val="vi-VN" w:eastAsia="ja-JP"/>
        </w:rPr>
        <w:fldChar w:fldCharType="begin"/>
      </w:r>
      <w:r w:rsidRPr="00E437E2">
        <w:rPr>
          <w:rFonts w:ascii="Times New Roman" w:hAnsi="Times New Roman" w:cs="Times New Roman"/>
          <w:sz w:val="26"/>
          <w:szCs w:val="26"/>
          <w:lang w:val="vi-VN" w:eastAsia="ja-JP"/>
        </w:rPr>
        <w:instrText xml:space="preserve"> TOC \h \z \c "Table" </w:instrText>
      </w:r>
      <w:r w:rsidRPr="00E437E2">
        <w:rPr>
          <w:rFonts w:ascii="Times New Roman" w:hAnsi="Times New Roman" w:cs="Times New Roman"/>
          <w:sz w:val="26"/>
          <w:szCs w:val="26"/>
          <w:lang w:val="vi-VN" w:eastAsia="ja-JP"/>
        </w:rPr>
        <w:fldChar w:fldCharType="separate"/>
      </w:r>
      <w:hyperlink w:anchor="_Toc81053749" w:history="1">
        <w:r w:rsidRPr="00E437E2">
          <w:rPr>
            <w:rStyle w:val="Hyperlink"/>
            <w:rFonts w:ascii="Times New Roman" w:hAnsi="Times New Roman" w:cs="Times New Roman"/>
            <w:b/>
            <w:bCs/>
            <w:noProof/>
            <w:sz w:val="26"/>
            <w:szCs w:val="26"/>
          </w:rPr>
          <w:t>Bảng 2.1: Bảng so sánh 3 nền tảng Facebook, Tiktok, Instagram</w:t>
        </w:r>
        <w:r w:rsidRPr="00E437E2">
          <w:rPr>
            <w:noProof/>
            <w:webHidden/>
            <w:sz w:val="26"/>
            <w:szCs w:val="26"/>
          </w:rPr>
          <w:tab/>
        </w:r>
        <w:r w:rsidRPr="00E437E2">
          <w:rPr>
            <w:noProof/>
            <w:webHidden/>
            <w:sz w:val="26"/>
            <w:szCs w:val="26"/>
          </w:rPr>
          <w:fldChar w:fldCharType="begin"/>
        </w:r>
        <w:r w:rsidRPr="00E437E2">
          <w:rPr>
            <w:noProof/>
            <w:webHidden/>
            <w:sz w:val="26"/>
            <w:szCs w:val="26"/>
          </w:rPr>
          <w:instrText xml:space="preserve"> PAGEREF _Toc81053749 \h </w:instrText>
        </w:r>
        <w:r w:rsidRPr="00E437E2">
          <w:rPr>
            <w:noProof/>
            <w:webHidden/>
            <w:sz w:val="26"/>
            <w:szCs w:val="26"/>
          </w:rPr>
        </w:r>
        <w:r w:rsidRPr="00E437E2">
          <w:rPr>
            <w:noProof/>
            <w:webHidden/>
            <w:sz w:val="26"/>
            <w:szCs w:val="26"/>
          </w:rPr>
          <w:fldChar w:fldCharType="separate"/>
        </w:r>
        <w:r w:rsidR="00D673B7">
          <w:rPr>
            <w:noProof/>
            <w:webHidden/>
            <w:sz w:val="26"/>
            <w:szCs w:val="26"/>
          </w:rPr>
          <w:t>5</w:t>
        </w:r>
        <w:r w:rsidRPr="00E437E2">
          <w:rPr>
            <w:noProof/>
            <w:webHidden/>
            <w:sz w:val="26"/>
            <w:szCs w:val="26"/>
          </w:rPr>
          <w:fldChar w:fldCharType="end"/>
        </w:r>
      </w:hyperlink>
    </w:p>
    <w:p w14:paraId="78EB2FC3" w14:textId="6FDC8C0F" w:rsidR="0037040A" w:rsidRPr="00E437E2" w:rsidRDefault="00E437E2" w:rsidP="0037040A">
      <w:pPr>
        <w:rPr>
          <w:rFonts w:ascii="Times New Roman" w:hAnsi="Times New Roman" w:cs="Times New Roman"/>
          <w:sz w:val="26"/>
          <w:szCs w:val="26"/>
          <w:lang w:val="vi-VN" w:eastAsia="ja-JP"/>
        </w:rPr>
      </w:pPr>
      <w:r w:rsidRPr="00E437E2">
        <w:rPr>
          <w:rFonts w:ascii="Times New Roman" w:hAnsi="Times New Roman" w:cs="Times New Roman"/>
          <w:sz w:val="26"/>
          <w:szCs w:val="26"/>
          <w:lang w:val="vi-VN" w:eastAsia="ja-JP"/>
        </w:rPr>
        <w:fldChar w:fldCharType="end"/>
      </w:r>
    </w:p>
    <w:p w14:paraId="61E84BB9" w14:textId="27ADE5AE" w:rsidR="0037040A" w:rsidRPr="00E437E2" w:rsidRDefault="0037040A" w:rsidP="0037040A">
      <w:pPr>
        <w:rPr>
          <w:rFonts w:ascii="Times New Roman" w:hAnsi="Times New Roman" w:cs="Times New Roman"/>
          <w:sz w:val="26"/>
          <w:szCs w:val="26"/>
          <w:lang w:val="vi-VN" w:eastAsia="ja-JP"/>
        </w:rPr>
      </w:pPr>
    </w:p>
    <w:p w14:paraId="55510626" w14:textId="2065B3A7" w:rsidR="0037040A" w:rsidRDefault="0037040A" w:rsidP="0037040A">
      <w:pPr>
        <w:rPr>
          <w:lang w:val="vi-VN" w:eastAsia="ja-JP"/>
        </w:rPr>
      </w:pPr>
    </w:p>
    <w:p w14:paraId="78A9CAF5" w14:textId="24DC092C" w:rsidR="0037040A" w:rsidRDefault="0037040A" w:rsidP="0037040A">
      <w:pPr>
        <w:rPr>
          <w:lang w:val="vi-VN" w:eastAsia="ja-JP"/>
        </w:rPr>
      </w:pPr>
    </w:p>
    <w:p w14:paraId="2858B3AE" w14:textId="6DF1D3C1" w:rsidR="0037040A" w:rsidRDefault="0037040A" w:rsidP="0037040A">
      <w:pPr>
        <w:rPr>
          <w:lang w:val="vi-VN" w:eastAsia="ja-JP"/>
        </w:rPr>
      </w:pPr>
    </w:p>
    <w:p w14:paraId="71558022" w14:textId="78217D47" w:rsidR="0037040A" w:rsidRDefault="0037040A" w:rsidP="0037040A">
      <w:pPr>
        <w:rPr>
          <w:lang w:val="vi-VN" w:eastAsia="ja-JP"/>
        </w:rPr>
      </w:pPr>
    </w:p>
    <w:p w14:paraId="37D00068" w14:textId="41AC7A1C" w:rsidR="0037040A" w:rsidRDefault="0037040A" w:rsidP="0037040A">
      <w:pPr>
        <w:rPr>
          <w:lang w:val="vi-VN" w:eastAsia="ja-JP"/>
        </w:rPr>
      </w:pPr>
    </w:p>
    <w:p w14:paraId="10D56655" w14:textId="65C37C68" w:rsidR="0037040A" w:rsidRDefault="0037040A" w:rsidP="0037040A">
      <w:pPr>
        <w:rPr>
          <w:lang w:val="vi-VN" w:eastAsia="ja-JP"/>
        </w:rPr>
      </w:pPr>
    </w:p>
    <w:p w14:paraId="17887E18" w14:textId="6A5A302A" w:rsidR="0037040A" w:rsidRDefault="0037040A" w:rsidP="0037040A">
      <w:pPr>
        <w:rPr>
          <w:lang w:val="vi-VN" w:eastAsia="ja-JP"/>
        </w:rPr>
      </w:pPr>
    </w:p>
    <w:p w14:paraId="20F6A61C" w14:textId="314F3466" w:rsidR="0037040A" w:rsidRDefault="0037040A" w:rsidP="0037040A">
      <w:pPr>
        <w:rPr>
          <w:lang w:val="vi-VN" w:eastAsia="ja-JP"/>
        </w:rPr>
      </w:pPr>
    </w:p>
    <w:p w14:paraId="4699F7AF" w14:textId="1BBFCB1E" w:rsidR="0037040A" w:rsidRDefault="0037040A" w:rsidP="0037040A">
      <w:pPr>
        <w:rPr>
          <w:lang w:val="vi-VN" w:eastAsia="ja-JP"/>
        </w:rPr>
      </w:pPr>
    </w:p>
    <w:p w14:paraId="27E00FDF" w14:textId="59CDACE9" w:rsidR="0037040A" w:rsidRDefault="0037040A" w:rsidP="0037040A">
      <w:pPr>
        <w:rPr>
          <w:lang w:val="vi-VN" w:eastAsia="ja-JP"/>
        </w:rPr>
      </w:pPr>
    </w:p>
    <w:p w14:paraId="426F4AC0" w14:textId="42937500" w:rsidR="0037040A" w:rsidRDefault="0037040A" w:rsidP="0037040A">
      <w:pPr>
        <w:rPr>
          <w:lang w:val="vi-VN" w:eastAsia="ja-JP"/>
        </w:rPr>
      </w:pPr>
    </w:p>
    <w:p w14:paraId="2DFC6541" w14:textId="46C549CD" w:rsidR="0037040A" w:rsidRDefault="0037040A" w:rsidP="0037040A">
      <w:pPr>
        <w:rPr>
          <w:lang w:val="vi-VN" w:eastAsia="ja-JP"/>
        </w:rPr>
      </w:pPr>
    </w:p>
    <w:p w14:paraId="19AD197D" w14:textId="20B785FC" w:rsidR="0037040A" w:rsidRDefault="0037040A" w:rsidP="0037040A">
      <w:pPr>
        <w:rPr>
          <w:lang w:val="vi-VN" w:eastAsia="ja-JP"/>
        </w:rPr>
      </w:pPr>
    </w:p>
    <w:p w14:paraId="3B9BE984" w14:textId="675A460A" w:rsidR="0037040A" w:rsidRDefault="0037040A" w:rsidP="0037040A">
      <w:pPr>
        <w:rPr>
          <w:lang w:val="vi-VN" w:eastAsia="ja-JP"/>
        </w:rPr>
      </w:pPr>
    </w:p>
    <w:p w14:paraId="0D3DECB7" w14:textId="1BAEDE5B" w:rsidR="0037040A" w:rsidRDefault="0037040A" w:rsidP="0037040A">
      <w:pPr>
        <w:rPr>
          <w:lang w:val="vi-VN" w:eastAsia="ja-JP"/>
        </w:rPr>
      </w:pPr>
    </w:p>
    <w:p w14:paraId="1E95138A" w14:textId="581B5DBD" w:rsidR="0037040A" w:rsidRDefault="0037040A" w:rsidP="0037040A">
      <w:pPr>
        <w:rPr>
          <w:lang w:val="vi-VN" w:eastAsia="ja-JP"/>
        </w:rPr>
      </w:pPr>
    </w:p>
    <w:p w14:paraId="2CE7F5E0" w14:textId="59D06086" w:rsidR="0037040A" w:rsidRDefault="0037040A" w:rsidP="0037040A">
      <w:pPr>
        <w:rPr>
          <w:lang w:val="vi-VN" w:eastAsia="ja-JP"/>
        </w:rPr>
      </w:pPr>
    </w:p>
    <w:p w14:paraId="2A13DFD4" w14:textId="577E981D" w:rsidR="0037040A" w:rsidRDefault="0037040A" w:rsidP="0037040A">
      <w:pPr>
        <w:rPr>
          <w:lang w:val="vi-VN" w:eastAsia="ja-JP"/>
        </w:rPr>
      </w:pPr>
    </w:p>
    <w:p w14:paraId="2E9E710B" w14:textId="0F638B0A" w:rsidR="0037040A" w:rsidRDefault="0037040A" w:rsidP="0037040A">
      <w:pPr>
        <w:rPr>
          <w:lang w:val="vi-VN" w:eastAsia="ja-JP"/>
        </w:rPr>
      </w:pPr>
    </w:p>
    <w:p w14:paraId="78D9C284" w14:textId="55083185" w:rsidR="0037040A" w:rsidRDefault="0037040A" w:rsidP="0037040A">
      <w:pPr>
        <w:rPr>
          <w:lang w:val="vi-VN" w:eastAsia="ja-JP"/>
        </w:rPr>
      </w:pPr>
    </w:p>
    <w:p w14:paraId="3660A6FD" w14:textId="34F3126D" w:rsidR="0037040A" w:rsidRDefault="0037040A" w:rsidP="0037040A">
      <w:pPr>
        <w:rPr>
          <w:lang w:val="vi-VN" w:eastAsia="ja-JP"/>
        </w:rPr>
      </w:pPr>
    </w:p>
    <w:p w14:paraId="6C16A341" w14:textId="77777777" w:rsidR="0037040A" w:rsidRPr="0037040A" w:rsidRDefault="0037040A" w:rsidP="0037040A">
      <w:pPr>
        <w:rPr>
          <w:lang w:val="vi-VN" w:eastAsia="ja-JP"/>
        </w:rPr>
      </w:pPr>
    </w:p>
    <w:p w14:paraId="592D629B" w14:textId="16478EED" w:rsidR="0025092B" w:rsidRDefault="0025092B" w:rsidP="001221ED">
      <w:pPr>
        <w:rPr>
          <w:rFonts w:ascii="Times New Roman" w:hAnsi="Times New Roman" w:cs="Times New Roman"/>
          <w:b/>
          <w:bCs/>
          <w:sz w:val="32"/>
          <w:szCs w:val="32"/>
        </w:rPr>
      </w:pPr>
    </w:p>
    <w:p w14:paraId="2DE39D33" w14:textId="2F604969" w:rsidR="0021436B" w:rsidRPr="00082799" w:rsidRDefault="0021436B" w:rsidP="0025092B">
      <w:pPr>
        <w:pStyle w:val="Heading1"/>
      </w:pPr>
      <w:bookmarkStart w:id="54" w:name="_Toc81052234"/>
      <w:bookmarkStart w:id="55" w:name="_Toc81053413"/>
      <w:r w:rsidRPr="00082799">
        <w:lastRenderedPageBreak/>
        <w:t>DANH MỤC VIẾT TẮT</w:t>
      </w:r>
      <w:bookmarkEnd w:id="54"/>
      <w:bookmarkEnd w:id="55"/>
    </w:p>
    <w:p w14:paraId="247A097A" w14:textId="78CA5C97" w:rsidR="0021436B" w:rsidRDefault="0021436B"/>
    <w:p w14:paraId="064F13CE" w14:textId="22B77E8F" w:rsidR="0021436B" w:rsidRDefault="0021436B"/>
    <w:p w14:paraId="747EFAAE" w14:textId="4663D108" w:rsidR="0021436B" w:rsidRDefault="0021436B"/>
    <w:p w14:paraId="7E57086E" w14:textId="6BEB4CB5" w:rsidR="0021436B" w:rsidRDefault="0021436B"/>
    <w:p w14:paraId="3CEAB98F" w14:textId="13DD7BE4" w:rsidR="0021436B" w:rsidRDefault="0021436B"/>
    <w:p w14:paraId="32E6A49C" w14:textId="5545B2C9" w:rsidR="0021436B" w:rsidRDefault="0021436B"/>
    <w:p w14:paraId="6DE8B91C" w14:textId="14125D30" w:rsidR="0021436B" w:rsidRDefault="0021436B"/>
    <w:p w14:paraId="1F8DB136" w14:textId="19D435FE" w:rsidR="0021436B" w:rsidRDefault="0021436B"/>
    <w:p w14:paraId="7D280EC9" w14:textId="04CC3A19" w:rsidR="0021436B" w:rsidRDefault="0021436B"/>
    <w:p w14:paraId="29DD74F9" w14:textId="2FDD4E86" w:rsidR="0021436B" w:rsidRDefault="0021436B"/>
    <w:p w14:paraId="581A2AE4" w14:textId="7EEC6037" w:rsidR="0021436B" w:rsidRDefault="0021436B"/>
    <w:p w14:paraId="4D3413B1" w14:textId="61E454ED" w:rsidR="0021436B" w:rsidRDefault="0021436B"/>
    <w:p w14:paraId="0F9AE9F5" w14:textId="450E1806" w:rsidR="0021436B" w:rsidRDefault="0021436B"/>
    <w:p w14:paraId="48BC649D" w14:textId="7E6CAAFB" w:rsidR="0021436B" w:rsidRDefault="0021436B"/>
    <w:p w14:paraId="29E8581F" w14:textId="51895755" w:rsidR="0021436B" w:rsidRDefault="0021436B"/>
    <w:p w14:paraId="1CE828F4" w14:textId="1177E0A6" w:rsidR="0021436B" w:rsidRDefault="0021436B"/>
    <w:p w14:paraId="3EF20923" w14:textId="66554C78" w:rsidR="0021436B" w:rsidRDefault="0021436B"/>
    <w:p w14:paraId="71637FBE" w14:textId="1128884C" w:rsidR="0021436B" w:rsidRDefault="0021436B"/>
    <w:p w14:paraId="5B019137" w14:textId="662CE15D" w:rsidR="0021436B" w:rsidRDefault="0021436B"/>
    <w:p w14:paraId="597C7058" w14:textId="5BF793B5" w:rsidR="0021436B" w:rsidRDefault="0021436B"/>
    <w:p w14:paraId="6FB1E6D5" w14:textId="72C9121E" w:rsidR="0025092B" w:rsidRDefault="006C5ABB">
      <w:r>
        <w:br w:type="page"/>
      </w:r>
    </w:p>
    <w:p w14:paraId="06F698A6" w14:textId="77777777" w:rsidR="0075518A" w:rsidRDefault="0075518A" w:rsidP="0025092B">
      <w:pPr>
        <w:pStyle w:val="Heading1"/>
        <w:sectPr w:rsidR="0075518A" w:rsidSect="00907099">
          <w:footerReference w:type="default" r:id="rId29"/>
          <w:footerReference w:type="first" r:id="rId30"/>
          <w:pgSz w:w="12240" w:h="15840"/>
          <w:pgMar w:top="1440" w:right="1440" w:bottom="1440" w:left="1440" w:header="720" w:footer="720" w:gutter="0"/>
          <w:pgNumType w:chapStyle="1"/>
          <w:cols w:space="720"/>
          <w:docGrid w:linePitch="360"/>
        </w:sectPr>
      </w:pPr>
      <w:bookmarkStart w:id="56" w:name="_Toc26698054"/>
      <w:bookmarkStart w:id="57" w:name="_Toc44497943"/>
      <w:bookmarkStart w:id="58" w:name="_Toc44508955"/>
      <w:bookmarkStart w:id="59" w:name="_Toc44509229"/>
      <w:bookmarkStart w:id="60" w:name="_Toc44510049"/>
      <w:bookmarkStart w:id="61" w:name="_Ref81045616"/>
      <w:bookmarkStart w:id="62" w:name="_Hlk44076232"/>
    </w:p>
    <w:p w14:paraId="5508DC52" w14:textId="7EC306FD" w:rsidR="00323C41" w:rsidRDefault="00323C41" w:rsidP="0025092B">
      <w:pPr>
        <w:pStyle w:val="Heading1"/>
      </w:pPr>
      <w:bookmarkStart w:id="63" w:name="_Toc81052235"/>
      <w:bookmarkStart w:id="64" w:name="_Toc81053414"/>
      <w:r>
        <w:lastRenderedPageBreak/>
        <w:t xml:space="preserve">CHƯƠNG </w:t>
      </w:r>
      <w:r w:rsidR="004E170E">
        <w:rPr>
          <w:lang w:val="en-US"/>
        </w:rPr>
        <w:t>1</w:t>
      </w:r>
      <w:r>
        <w:t xml:space="preserve">: </w:t>
      </w:r>
      <w:bookmarkEnd w:id="56"/>
      <w:bookmarkEnd w:id="57"/>
      <w:r>
        <w:t>TỔNG QUAN</w:t>
      </w:r>
      <w:bookmarkEnd w:id="58"/>
      <w:bookmarkEnd w:id="59"/>
      <w:bookmarkEnd w:id="60"/>
      <w:bookmarkEnd w:id="61"/>
      <w:bookmarkEnd w:id="63"/>
      <w:bookmarkEnd w:id="64"/>
    </w:p>
    <w:p w14:paraId="4FF91240" w14:textId="77777777" w:rsidR="00323C41" w:rsidRDefault="00323C41" w:rsidP="001221ED">
      <w:pPr>
        <w:pStyle w:val="Heading2"/>
      </w:pPr>
      <w:bookmarkStart w:id="65" w:name="_Toc533593078"/>
      <w:bookmarkStart w:id="66" w:name="_Toc533667042"/>
      <w:bookmarkStart w:id="67" w:name="_Toc533669991"/>
      <w:bookmarkStart w:id="68" w:name="_Toc534239859"/>
      <w:bookmarkStart w:id="69" w:name="_Toc13231428"/>
      <w:bookmarkStart w:id="70" w:name="_Toc44497944"/>
      <w:bookmarkStart w:id="71" w:name="_Toc44508956"/>
      <w:bookmarkStart w:id="72" w:name="_Toc44509230"/>
      <w:bookmarkStart w:id="73" w:name="_Toc44510050"/>
      <w:bookmarkStart w:id="74" w:name="_Toc81052236"/>
      <w:bookmarkStart w:id="75" w:name="_Toc81053415"/>
      <w:bookmarkStart w:id="76" w:name="_Toc26698056"/>
      <w:r>
        <w:rPr>
          <w:lang w:val="vi-VN"/>
        </w:rPr>
        <w:t xml:space="preserve">1.1. </w:t>
      </w:r>
      <w:bookmarkEnd w:id="65"/>
      <w:bookmarkEnd w:id="66"/>
      <w:bookmarkEnd w:id="67"/>
      <w:bookmarkEnd w:id="68"/>
      <w:bookmarkEnd w:id="69"/>
      <w:proofErr w:type="spellStart"/>
      <w:r>
        <w:t>Tính</w:t>
      </w:r>
      <w:proofErr w:type="spellEnd"/>
      <w:r>
        <w:t xml:space="preserve"> </w:t>
      </w:r>
      <w:proofErr w:type="spellStart"/>
      <w:r>
        <w:t>cấp</w:t>
      </w:r>
      <w:proofErr w:type="spellEnd"/>
      <w:r>
        <w:t xml:space="preserve"> </w:t>
      </w:r>
      <w:proofErr w:type="spellStart"/>
      <w:r>
        <w:t>thiết</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bookmarkEnd w:id="70"/>
      <w:bookmarkEnd w:id="71"/>
      <w:bookmarkEnd w:id="72"/>
      <w:bookmarkEnd w:id="73"/>
      <w:bookmarkEnd w:id="74"/>
      <w:bookmarkEnd w:id="75"/>
      <w:proofErr w:type="spellEnd"/>
    </w:p>
    <w:bookmarkEnd w:id="76"/>
    <w:p w14:paraId="213E00A3" w14:textId="159D9FD0" w:rsidR="00323C41" w:rsidRDefault="004E170E" w:rsidP="00323C41">
      <w:pPr>
        <w:spacing w:line="288" w:lineRule="auto"/>
        <w:ind w:firstLine="720"/>
        <w:jc w:val="both"/>
        <w:rPr>
          <w:rFonts w:ascii="Times New Roman" w:eastAsia="Times New Roman" w:hAnsi="Times New Roman" w:cs="Times New Roman"/>
          <w:color w:val="000000" w:themeColor="text1"/>
          <w:sz w:val="26"/>
          <w:szCs w:val="26"/>
          <w:lang w:val="vi-VN"/>
        </w:rPr>
      </w:pPr>
      <w:commentRangeStart w:id="77"/>
      <w:proofErr w:type="spellStart"/>
      <w:r>
        <w:rPr>
          <w:rFonts w:ascii="Times New Roman" w:eastAsia="Times New Roman" w:hAnsi="Times New Roman" w:cs="Times New Roman"/>
          <w:color w:val="000000" w:themeColor="text1"/>
          <w:sz w:val="26"/>
          <w:szCs w:val="26"/>
        </w:rPr>
        <w:t>Mạng</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xã</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hội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là</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một</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hình</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thức</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giải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trí</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đang</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nổi</w:t>
      </w:r>
      <w:proofErr w:type="spellEnd"/>
      <w:r>
        <w:rPr>
          <w:rFonts w:ascii="Times New Roman" w:eastAsia="Times New Roman" w:hAnsi="Times New Roman" w:cs="Times New Roman"/>
          <w:color w:val="000000" w:themeColor="text1"/>
          <w:sz w:val="26"/>
          <w:szCs w:val="26"/>
        </w:rPr>
        <w:t xml:space="preserve"> ở </w:t>
      </w:r>
      <w:proofErr w:type="spellStart"/>
      <w:r>
        <w:rPr>
          <w:rFonts w:ascii="Times New Roman" w:eastAsia="Times New Roman" w:hAnsi="Times New Roman" w:cs="Times New Roman"/>
          <w:color w:val="000000" w:themeColor="text1"/>
          <w:sz w:val="26"/>
          <w:szCs w:val="26"/>
        </w:rPr>
        <w:t>khắp</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mọi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nơi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trên</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thế</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giới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đặt</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biệt</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với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tình</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hình</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dịch</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bệnh</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ngày</w:t>
      </w:r>
      <w:proofErr w:type="spellEnd"/>
      <w:r>
        <w:rPr>
          <w:rFonts w:ascii="Times New Roman" w:eastAsia="Times New Roman" w:hAnsi="Times New Roman" w:cs="Times New Roman"/>
          <w:color w:val="000000" w:themeColor="text1"/>
          <w:sz w:val="26"/>
          <w:szCs w:val="26"/>
        </w:rPr>
        <w:t xml:space="preserve"> nay </w:t>
      </w:r>
      <w:proofErr w:type="spellStart"/>
      <w:r>
        <w:rPr>
          <w:rFonts w:ascii="Times New Roman" w:eastAsia="Times New Roman" w:hAnsi="Times New Roman" w:cs="Times New Roman"/>
          <w:color w:val="000000" w:themeColor="text1"/>
          <w:sz w:val="26"/>
          <w:szCs w:val="26"/>
        </w:rPr>
        <w:t>thì</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số</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người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sử</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dụng</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mạng</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xã</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hội</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ngày</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càng</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nâng</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cao</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lên</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một</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cách</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nhanh</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chóng</w:t>
      </w:r>
      <w:proofErr w:type="spellEnd"/>
      <w:r w:rsidR="00323C41">
        <w:rPr>
          <w:rFonts w:ascii="Times New Roman" w:eastAsia="Times New Roman" w:hAnsi="Times New Roman" w:cs="Times New Roman"/>
          <w:color w:val="000000" w:themeColor="text1"/>
          <w:sz w:val="26"/>
          <w:szCs w:val="26"/>
          <w:lang w:val="vi-VN"/>
        </w:rPr>
        <w:t xml:space="preserve">. </w:t>
      </w:r>
      <w:commentRangeEnd w:id="77"/>
      <w:r w:rsidR="000C4EED">
        <w:rPr>
          <w:rStyle w:val="CommentReference"/>
        </w:rPr>
        <w:commentReference w:id="77"/>
      </w:r>
    </w:p>
    <w:p w14:paraId="62AB2975" w14:textId="7F3CCFC9" w:rsidR="00323C41" w:rsidRDefault="00323C41" w:rsidP="001221ED">
      <w:pPr>
        <w:pStyle w:val="Heading2"/>
        <w:tabs>
          <w:tab w:val="left" w:pos="900"/>
        </w:tabs>
        <w:rPr>
          <w:lang w:val="vi-VN"/>
        </w:rPr>
      </w:pPr>
      <w:bookmarkStart w:id="78" w:name="_Toc533593079"/>
      <w:bookmarkStart w:id="79" w:name="_Toc533667043"/>
      <w:bookmarkStart w:id="80" w:name="_Toc533669992"/>
      <w:bookmarkStart w:id="81" w:name="_Toc534239860"/>
      <w:bookmarkStart w:id="82" w:name="_Toc13231429"/>
      <w:bookmarkStart w:id="83" w:name="_Toc44497945"/>
      <w:bookmarkStart w:id="84" w:name="_Toc44508957"/>
      <w:bookmarkStart w:id="85" w:name="_Toc44509231"/>
      <w:bookmarkStart w:id="86" w:name="_Toc44510051"/>
      <w:bookmarkStart w:id="87" w:name="_Toc81052237"/>
      <w:bookmarkStart w:id="88" w:name="_Toc81053416"/>
      <w:r>
        <w:rPr>
          <w:lang w:val="vi-VN"/>
        </w:rPr>
        <w:t>1.2.</w:t>
      </w:r>
      <w:bookmarkEnd w:id="78"/>
      <w:bookmarkEnd w:id="79"/>
      <w:bookmarkEnd w:id="80"/>
      <w:bookmarkEnd w:id="81"/>
      <w:bookmarkEnd w:id="82"/>
      <w:r w:rsidR="001221ED">
        <w:t xml:space="preserve"> </w:t>
      </w:r>
      <w:proofErr w:type="spellStart"/>
      <w:r>
        <w:t>Mục</w:t>
      </w:r>
      <w:proofErr w:type="spellEnd"/>
      <w:r>
        <w:t xml:space="preserve"> </w:t>
      </w:r>
      <w:proofErr w:type="spellStart"/>
      <w:r>
        <w:t>đích</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bookmarkEnd w:id="83"/>
      <w:bookmarkEnd w:id="84"/>
      <w:bookmarkEnd w:id="85"/>
      <w:bookmarkEnd w:id="86"/>
      <w:bookmarkEnd w:id="87"/>
      <w:bookmarkEnd w:id="88"/>
      <w:proofErr w:type="spellEnd"/>
      <w:r>
        <w:rPr>
          <w:lang w:val="vi-VN"/>
        </w:rPr>
        <w:t xml:space="preserve"> </w:t>
      </w:r>
    </w:p>
    <w:p w14:paraId="5AFC41A9" w14:textId="09676AA7" w:rsidR="004E170E" w:rsidRPr="004E170E" w:rsidRDefault="004E170E" w:rsidP="004E170E">
      <w:pPr>
        <w:rPr>
          <w:rFonts w:ascii="Times New Roman" w:hAnsi="Times New Roman" w:cs="Times New Roman"/>
          <w:sz w:val="26"/>
          <w:szCs w:val="26"/>
          <w:lang w:eastAsia="ja-JP"/>
        </w:rPr>
      </w:pPr>
      <w:r w:rsidRPr="004E170E">
        <w:rPr>
          <w:rFonts w:ascii="Times New Roman" w:hAnsi="Times New Roman" w:cs="Times New Roman"/>
          <w:sz w:val="26"/>
          <w:szCs w:val="26"/>
          <w:lang w:val="vi-VN" w:eastAsia="ja-JP"/>
        </w:rPr>
        <w:tab/>
      </w:r>
      <w:proofErr w:type="spellStart"/>
      <w:r w:rsidRPr="004E170E">
        <w:rPr>
          <w:rFonts w:ascii="Times New Roman" w:hAnsi="Times New Roman" w:cs="Times New Roman"/>
          <w:sz w:val="26"/>
          <w:szCs w:val="26"/>
          <w:lang w:eastAsia="ja-JP"/>
        </w:rPr>
        <w:t>Xây</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dựng</w:t>
      </w:r>
      <w:proofErr w:type="spellEnd"/>
      <w:r w:rsidRPr="004E170E">
        <w:rPr>
          <w:rFonts w:ascii="Times New Roman" w:hAnsi="Times New Roman" w:cs="Times New Roman"/>
          <w:sz w:val="26"/>
          <w:szCs w:val="26"/>
          <w:lang w:eastAsia="ja-JP"/>
        </w:rPr>
        <w:t xml:space="preserve"> website </w:t>
      </w:r>
      <w:proofErr w:type="spellStart"/>
      <w:r w:rsidRPr="004E170E">
        <w:rPr>
          <w:rFonts w:ascii="Times New Roman" w:hAnsi="Times New Roman" w:cs="Times New Roman"/>
          <w:sz w:val="26"/>
          <w:szCs w:val="26"/>
          <w:lang w:eastAsia="ja-JP"/>
        </w:rPr>
        <w:t>mạng</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xã</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hội</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có</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đầy</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đủ</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các</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yếu</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tố</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cơ</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bản</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của</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một</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mạng</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xã</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hội</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như</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kết</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bạn</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theo</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dõi</w:t>
      </w:r>
      <w:proofErr w:type="spellEnd"/>
      <w:r w:rsidRPr="004E170E">
        <w:rPr>
          <w:rFonts w:ascii="Times New Roman" w:hAnsi="Times New Roman" w:cs="Times New Roman"/>
          <w:sz w:val="26"/>
          <w:szCs w:val="26"/>
          <w:lang w:eastAsia="ja-JP"/>
        </w:rPr>
        <w:t xml:space="preserve"> </w:t>
      </w:r>
      <w:proofErr w:type="spellStart"/>
      <w:r w:rsidRPr="004E170E">
        <w:rPr>
          <w:rFonts w:ascii="Times New Roman" w:hAnsi="Times New Roman" w:cs="Times New Roman"/>
          <w:sz w:val="26"/>
          <w:szCs w:val="26"/>
          <w:lang w:eastAsia="ja-JP"/>
        </w:rPr>
        <w:t>nhắn</w:t>
      </w:r>
      <w:proofErr w:type="spellEnd"/>
      <w:r w:rsidRPr="004E170E">
        <w:rPr>
          <w:rFonts w:ascii="Times New Roman" w:hAnsi="Times New Roman" w:cs="Times New Roman"/>
          <w:sz w:val="26"/>
          <w:szCs w:val="26"/>
          <w:lang w:eastAsia="ja-JP"/>
        </w:rPr>
        <w:t xml:space="preserve"> tin </w:t>
      </w:r>
    </w:p>
    <w:p w14:paraId="1653A461" w14:textId="77777777" w:rsidR="00323C41" w:rsidRDefault="00323C41" w:rsidP="001221ED">
      <w:pPr>
        <w:pStyle w:val="Heading2"/>
      </w:pPr>
      <w:bookmarkStart w:id="89" w:name="_Toc44497946"/>
      <w:bookmarkStart w:id="90" w:name="_Toc44508958"/>
      <w:bookmarkStart w:id="91" w:name="_Toc44509232"/>
      <w:bookmarkStart w:id="92" w:name="_Toc44510052"/>
      <w:bookmarkStart w:id="93" w:name="_Toc81052238"/>
      <w:bookmarkStart w:id="94" w:name="_Toc81053417"/>
      <w:r>
        <w:rPr>
          <w:lang w:val="vi-VN"/>
        </w:rPr>
        <w:t xml:space="preserve">1.3. </w:t>
      </w:r>
      <w:commentRangeStart w:id="95"/>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bookmarkEnd w:id="89"/>
      <w:bookmarkEnd w:id="90"/>
      <w:bookmarkEnd w:id="91"/>
      <w:bookmarkEnd w:id="92"/>
      <w:bookmarkEnd w:id="93"/>
      <w:bookmarkEnd w:id="94"/>
      <w:commentRangeEnd w:id="95"/>
      <w:proofErr w:type="spellEnd"/>
      <w:r w:rsidR="000C4EED">
        <w:rPr>
          <w:rStyle w:val="CommentReference"/>
          <w:rFonts w:asciiTheme="minorHAnsi" w:eastAsiaTheme="minorHAnsi" w:hAnsiTheme="minorHAnsi" w:cstheme="minorBidi"/>
          <w:b w:val="0"/>
          <w:color w:val="auto"/>
          <w:lang w:eastAsia="en-US"/>
        </w:rPr>
        <w:commentReference w:id="95"/>
      </w:r>
    </w:p>
    <w:p w14:paraId="21D5C8EC" w14:textId="0BB5772D" w:rsidR="00323C41" w:rsidRDefault="00F329C0" w:rsidP="00323C41">
      <w:pPr>
        <w:spacing w:line="288" w:lineRule="auto"/>
        <w:ind w:firstLine="720"/>
        <w:jc w:val="both"/>
        <w:rPr>
          <w:ins w:id="96" w:author="Đình Long Nguyễn" w:date="2021-09-07T15:52:00Z"/>
          <w:rFonts w:ascii="Times New Roman" w:hAnsi="Times New Roman" w:cs="Times New Roman"/>
          <w:sz w:val="26"/>
          <w:szCs w:val="26"/>
          <w:lang w:val="vi-VN"/>
        </w:rPr>
      </w:pPr>
      <w:ins w:id="97" w:author="Đình Long Nguyễn" w:date="2021-09-07T15:54:00Z">
        <w:r>
          <w:rPr>
            <w:rFonts w:ascii="Times New Roman" w:hAnsi="Times New Roman" w:cs="Times New Roman"/>
            <w:sz w:val="26"/>
            <w:szCs w:val="26"/>
            <w:lang w:val="vi-VN"/>
          </w:rPr>
          <w:t>Đối tượng nghiên cứu là các</w:t>
        </w:r>
      </w:ins>
      <w:ins w:id="98" w:author="Đình Long Nguyễn" w:date="2021-09-07T15:59:00Z">
        <w:r w:rsidR="00803063">
          <w:rPr>
            <w:rFonts w:ascii="Times New Roman" w:hAnsi="Times New Roman" w:cs="Times New Roman"/>
            <w:sz w:val="26"/>
            <w:szCs w:val="26"/>
            <w:lang w:val="vi-VN"/>
          </w:rPr>
          <w:t xml:space="preserve">h xây một </w:t>
        </w:r>
      </w:ins>
      <w:ins w:id="99" w:author="Đình Long Nguyễn" w:date="2021-09-07T15:54:00Z">
        <w:r>
          <w:rPr>
            <w:rFonts w:ascii="Times New Roman" w:hAnsi="Times New Roman" w:cs="Times New Roman"/>
            <w:sz w:val="26"/>
            <w:szCs w:val="26"/>
            <w:lang w:val="vi-VN"/>
          </w:rPr>
          <w:t xml:space="preserve"> website </w:t>
        </w:r>
      </w:ins>
      <w:ins w:id="100" w:author="Đình Long Nguyễn" w:date="2021-09-07T15:57:00Z">
        <w:r w:rsidR="00803063">
          <w:rPr>
            <w:rFonts w:ascii="Times New Roman" w:hAnsi="Times New Roman" w:cs="Times New Roman"/>
            <w:sz w:val="26"/>
            <w:szCs w:val="26"/>
            <w:lang w:val="vi-VN"/>
          </w:rPr>
          <w:t xml:space="preserve">mạng </w:t>
        </w:r>
      </w:ins>
      <w:ins w:id="101" w:author="Đình Long Nguyễn" w:date="2021-09-07T15:59:00Z">
        <w:r w:rsidR="00803063">
          <w:rPr>
            <w:rFonts w:ascii="Times New Roman" w:hAnsi="Times New Roman" w:cs="Times New Roman"/>
            <w:sz w:val="26"/>
            <w:szCs w:val="26"/>
            <w:lang w:val="vi-VN"/>
          </w:rPr>
          <w:t>xã hội đảm b</w:t>
        </w:r>
      </w:ins>
      <w:ins w:id="102" w:author="Đình Long Nguyễn" w:date="2021-09-07T16:00:00Z">
        <w:r w:rsidR="00803063">
          <w:rPr>
            <w:rFonts w:ascii="Times New Roman" w:hAnsi="Times New Roman" w:cs="Times New Roman"/>
            <w:sz w:val="26"/>
            <w:szCs w:val="26"/>
            <w:lang w:val="vi-VN"/>
          </w:rPr>
          <w:t>ảo các yếu tố cơ bản và cần thiết của 1 website thông thường.</w:t>
        </w:r>
      </w:ins>
      <w:del w:id="103" w:author="Đình Long Nguyễn" w:date="2021-09-07T15:54:00Z">
        <w:r w:rsidR="00323C41" w:rsidDel="00F329C0">
          <w:rPr>
            <w:rFonts w:ascii="Times New Roman" w:hAnsi="Times New Roman" w:cs="Times New Roman"/>
            <w:sz w:val="26"/>
            <w:szCs w:val="26"/>
            <w:lang w:val="vi-VN"/>
          </w:rPr>
          <w:delText xml:space="preserve">Đề tài được thực hiện nghiên cứu xoay quanh </w:delText>
        </w:r>
      </w:del>
      <w:del w:id="104" w:author="Đình Long Nguyễn" w:date="2021-09-07T15:52:00Z">
        <w:r w:rsidR="00323C41" w:rsidDel="00F329C0">
          <w:rPr>
            <w:rFonts w:ascii="Times New Roman" w:hAnsi="Times New Roman" w:cs="Times New Roman"/>
            <w:sz w:val="26"/>
            <w:szCs w:val="26"/>
            <w:lang w:val="vi-VN"/>
          </w:rPr>
          <w:delText>hai nhóm đối tượng trọng tâm bao gồm: nhóm đối tượng về kiến thức công nghệ và nhóm đối tượng có nhu cầu</w:delText>
        </w:r>
        <w:r w:rsidR="007A2E3D" w:rsidDel="00F329C0">
          <w:rPr>
            <w:rFonts w:ascii="Times New Roman" w:hAnsi="Times New Roman" w:cs="Times New Roman"/>
            <w:sz w:val="26"/>
            <w:szCs w:val="26"/>
          </w:rPr>
          <w:delText xml:space="preserve"> chia sẻ những thông tin mà </w:delText>
        </w:r>
        <w:r w:rsidR="00323C41" w:rsidDel="00F329C0">
          <w:rPr>
            <w:rFonts w:ascii="Times New Roman" w:hAnsi="Times New Roman" w:cs="Times New Roman"/>
            <w:sz w:val="26"/>
            <w:szCs w:val="26"/>
            <w:lang w:val="vi-VN"/>
          </w:rPr>
          <w:delText xml:space="preserve"> họ yêu thích.</w:delText>
        </w:r>
      </w:del>
    </w:p>
    <w:p w14:paraId="68640DC0" w14:textId="4FACAAD7" w:rsidR="00F329C0" w:rsidRDefault="00F329C0" w:rsidP="00323C41">
      <w:pPr>
        <w:spacing w:line="288" w:lineRule="auto"/>
        <w:ind w:firstLine="720"/>
        <w:jc w:val="both"/>
        <w:rPr>
          <w:rFonts w:ascii="Times New Roman" w:hAnsi="Times New Roman" w:cs="Times New Roman"/>
          <w:sz w:val="26"/>
          <w:szCs w:val="26"/>
          <w:lang w:val="vi-VN"/>
        </w:rPr>
      </w:pPr>
      <w:ins w:id="105" w:author="Đình Long Nguyễn" w:date="2021-09-07T15:53:00Z">
        <w:r w:rsidRPr="00F329C0">
          <w:rPr>
            <w:rFonts w:ascii="Times New Roman" w:hAnsi="Times New Roman" w:cs="Times New Roman"/>
            <w:sz w:val="26"/>
            <w:szCs w:val="26"/>
            <w:lang w:val="vi-VN"/>
          </w:rPr>
          <w:t>Phạm vi nghiên cứu là  2 nhóm đối tượng người dùng là nhóm người có kiến thức công nghệ và nhóm người dùng muốn chia sẻ các thông tin yêu thích</w:t>
        </w:r>
      </w:ins>
      <w:ins w:id="106" w:author="Đình Long Nguyễn" w:date="2021-09-07T16:00:00Z">
        <w:r w:rsidR="00803063">
          <w:rPr>
            <w:rFonts w:ascii="Times New Roman" w:hAnsi="Times New Roman" w:cs="Times New Roman"/>
            <w:sz w:val="26"/>
            <w:szCs w:val="26"/>
            <w:lang w:val="vi-VN"/>
          </w:rPr>
          <w:t>.</w:t>
        </w:r>
      </w:ins>
    </w:p>
    <w:p w14:paraId="4E3DB216" w14:textId="48E1DA2A" w:rsidR="00323C41" w:rsidRPr="007A2E3D" w:rsidDel="00F329C0" w:rsidRDefault="00323C41" w:rsidP="00323C41">
      <w:pPr>
        <w:spacing w:line="288" w:lineRule="auto"/>
        <w:ind w:firstLine="720"/>
        <w:jc w:val="both"/>
        <w:rPr>
          <w:del w:id="107" w:author="Đình Long Nguyễn" w:date="2021-09-07T15:52:00Z"/>
          <w:rFonts w:ascii="Times New Roman" w:hAnsi="Times New Roman" w:cs="Times New Roman"/>
          <w:sz w:val="26"/>
          <w:szCs w:val="26"/>
        </w:rPr>
      </w:pPr>
      <w:del w:id="108" w:author="Đình Long Nguyễn" w:date="2021-09-07T15:52:00Z">
        <w:r w:rsidDel="00F329C0">
          <w:rPr>
            <w:rFonts w:ascii="Times New Roman" w:hAnsi="Times New Roman" w:cs="Times New Roman"/>
            <w:sz w:val="26"/>
            <w:szCs w:val="26"/>
            <w:lang w:val="vi-VN"/>
          </w:rPr>
          <w:delText xml:space="preserve">Phạm vi nghiên cứu </w:delText>
        </w:r>
        <w:r w:rsidR="007A2E3D" w:rsidDel="00F329C0">
          <w:rPr>
            <w:rFonts w:ascii="Times New Roman" w:hAnsi="Times New Roman" w:cs="Times New Roman"/>
            <w:sz w:val="26"/>
            <w:szCs w:val="26"/>
          </w:rPr>
          <w:delText xml:space="preserve">là các cách thức làm website của các website đang thịnh hành ngày nay để từ đó phát triển một website tương tự với phạm vi nhỏ hơn sử dụng </w:delText>
        </w:r>
      </w:del>
    </w:p>
    <w:p w14:paraId="2FE5D6BA" w14:textId="77777777" w:rsidR="00323C41" w:rsidRDefault="00323C41" w:rsidP="001221ED">
      <w:pPr>
        <w:pStyle w:val="Heading2"/>
      </w:pPr>
      <w:bookmarkStart w:id="109" w:name="_Toc44497947"/>
      <w:bookmarkStart w:id="110" w:name="_Toc44508959"/>
      <w:bookmarkStart w:id="111" w:name="_Toc44509233"/>
      <w:bookmarkStart w:id="112" w:name="_Toc44510053"/>
      <w:bookmarkStart w:id="113" w:name="_Toc81052239"/>
      <w:bookmarkStart w:id="114" w:name="_Toc81053418"/>
      <w:bookmarkEnd w:id="62"/>
      <w:r>
        <w:rPr>
          <w:lang w:val="vi-VN"/>
        </w:rPr>
        <w:t>1.</w:t>
      </w:r>
      <w:r>
        <w:t>4</w:t>
      </w:r>
      <w:r>
        <w:rPr>
          <w:lang w:val="vi-VN"/>
        </w:rPr>
        <w:t xml:space="preserve">. </w:t>
      </w:r>
      <w:proofErr w:type="spellStart"/>
      <w:r>
        <w:t>Kết</w:t>
      </w:r>
      <w:proofErr w:type="spellEnd"/>
      <w:r>
        <w:t xml:space="preserve"> </w:t>
      </w:r>
      <w:proofErr w:type="spellStart"/>
      <w:r w:rsidRPr="001221ED">
        <w:t>quả</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đạt</w:t>
      </w:r>
      <w:proofErr w:type="spellEnd"/>
      <w:r>
        <w:t xml:space="preserve"> </w:t>
      </w:r>
      <w:proofErr w:type="spellStart"/>
      <w:r>
        <w:t>được</w:t>
      </w:r>
      <w:bookmarkEnd w:id="109"/>
      <w:bookmarkEnd w:id="110"/>
      <w:bookmarkEnd w:id="111"/>
      <w:bookmarkEnd w:id="112"/>
      <w:bookmarkEnd w:id="113"/>
      <w:bookmarkEnd w:id="114"/>
      <w:proofErr w:type="spellEnd"/>
    </w:p>
    <w:p w14:paraId="75EE0A0D" w14:textId="4764AC3A" w:rsidR="00323C41" w:rsidRDefault="00323C41" w:rsidP="004E170E">
      <w:pPr>
        <w:pStyle w:val="ListParagraph"/>
        <w:numPr>
          <w:ilvl w:val="0"/>
          <w:numId w:val="28"/>
        </w:numPr>
        <w:spacing w:line="288" w:lineRule="auto"/>
        <w:jc w:val="both"/>
        <w:rPr>
          <w:rFonts w:ascii="Times New Roman" w:hAnsi="Times New Roman" w:cs="Times New Roman"/>
          <w:sz w:val="26"/>
          <w:szCs w:val="26"/>
        </w:rPr>
      </w:pP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commentRangeStart w:id="115"/>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ins w:id="116" w:author="Đình Long Nguyễn" w:date="2021-09-07T15:48:00Z">
        <w:r w:rsidR="00F329C0">
          <w:rPr>
            <w:rFonts w:ascii="Times New Roman" w:hAnsi="Times New Roman" w:cs="Times New Roman"/>
            <w:sz w:val="26"/>
            <w:szCs w:val="26"/>
          </w:rPr>
          <w:t>thiện</w:t>
        </w:r>
      </w:ins>
      <w:proofErr w:type="spellEnd"/>
      <w:del w:id="117" w:author="Đình Long Nguyễn" w:date="2021-09-07T15:48:00Z">
        <w:r w:rsidDel="00F329C0">
          <w:rPr>
            <w:rFonts w:ascii="Times New Roman" w:hAnsi="Times New Roman" w:cs="Times New Roman"/>
            <w:sz w:val="26"/>
            <w:szCs w:val="26"/>
          </w:rPr>
          <w:delText>thành</w:delText>
        </w:r>
      </w:del>
      <w:r>
        <w:rPr>
          <w:rFonts w:ascii="Times New Roman" w:hAnsi="Times New Roman" w:cs="Times New Roman"/>
          <w:sz w:val="26"/>
          <w:szCs w:val="26"/>
        </w:rPr>
        <w:t xml:space="preserve"> </w:t>
      </w:r>
      <w:commentRangeEnd w:id="115"/>
      <w:r w:rsidR="000C4EED">
        <w:rPr>
          <w:rStyle w:val="CommentReference"/>
        </w:rPr>
        <w:commentReference w:id="115"/>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website </w:t>
      </w:r>
      <w:proofErr w:type="spellStart"/>
      <w:r w:rsidR="004E170E">
        <w:rPr>
          <w:rFonts w:ascii="Times New Roman" w:hAnsi="Times New Roman" w:cs="Times New Roman"/>
          <w:sz w:val="26"/>
          <w:szCs w:val="26"/>
        </w:rPr>
        <w:t>mạng</w:t>
      </w:r>
      <w:proofErr w:type="spellEnd"/>
      <w:r w:rsidR="004E170E">
        <w:rPr>
          <w:rFonts w:ascii="Times New Roman" w:hAnsi="Times New Roman" w:cs="Times New Roman"/>
          <w:sz w:val="26"/>
          <w:szCs w:val="26"/>
        </w:rPr>
        <w:t xml:space="preserve"> </w:t>
      </w:r>
      <w:proofErr w:type="spellStart"/>
      <w:r w:rsidR="004E170E">
        <w:rPr>
          <w:rFonts w:ascii="Times New Roman" w:hAnsi="Times New Roman" w:cs="Times New Roman"/>
          <w:sz w:val="26"/>
          <w:szCs w:val="26"/>
        </w:rPr>
        <w:t>xã</w:t>
      </w:r>
      <w:proofErr w:type="spellEnd"/>
      <w:r w:rsidR="004E170E">
        <w:rPr>
          <w:rFonts w:ascii="Times New Roman" w:hAnsi="Times New Roman" w:cs="Times New Roman"/>
          <w:sz w:val="26"/>
          <w:szCs w:val="26"/>
        </w:rPr>
        <w:t xml:space="preserve"> </w:t>
      </w:r>
      <w:proofErr w:type="spellStart"/>
      <w:r w:rsidR="004E170E">
        <w:rPr>
          <w:rFonts w:ascii="Times New Roman" w:hAnsi="Times New Roman" w:cs="Times New Roman"/>
          <w:sz w:val="26"/>
          <w:szCs w:val="26"/>
        </w:rPr>
        <w:t>hội</w:t>
      </w:r>
      <w:proofErr w:type="spellEnd"/>
      <w:r w:rsidR="004E170E">
        <w:rPr>
          <w:rFonts w:ascii="Times New Roman" w:hAnsi="Times New Roman" w:cs="Times New Roman"/>
          <w:sz w:val="26"/>
          <w:szCs w:val="26"/>
        </w:rPr>
        <w:t xml:space="preserve"> </w:t>
      </w:r>
    </w:p>
    <w:p w14:paraId="41F609C6" w14:textId="18654382" w:rsidR="004E170E" w:rsidRDefault="004E170E" w:rsidP="004E170E">
      <w:pPr>
        <w:pStyle w:val="ListParagraph"/>
        <w:numPr>
          <w:ilvl w:val="0"/>
          <w:numId w:val="28"/>
        </w:numPr>
        <w:spacing w:line="288" w:lineRule="auto"/>
        <w:jc w:val="both"/>
        <w:rPr>
          <w:rFonts w:ascii="Times New Roman" w:hAnsi="Times New Roman" w:cs="Times New Roman"/>
          <w:sz w:val="26"/>
          <w:szCs w:val="26"/>
        </w:rPr>
      </w:pPr>
      <w:proofErr w:type="spellStart"/>
      <w:r>
        <w:rPr>
          <w:rFonts w:ascii="Times New Roman" w:hAnsi="Times New Roman" w:cs="Times New Roman"/>
          <w:sz w:val="26"/>
          <w:szCs w:val="26"/>
        </w:rPr>
        <w:t>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đụng</w:t>
      </w:r>
      <w:proofErr w:type="spellEnd"/>
      <w:r>
        <w:rPr>
          <w:rFonts w:ascii="Times New Roman" w:hAnsi="Times New Roman" w:cs="Times New Roman"/>
          <w:sz w:val="26"/>
          <w:szCs w:val="26"/>
        </w:rPr>
        <w:t xml:space="preserve"> </w:t>
      </w:r>
      <w:commentRangeStart w:id="118"/>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nay </w:t>
      </w:r>
      <w:commentRangeEnd w:id="118"/>
      <w:r w:rsidR="000C4EED">
        <w:rPr>
          <w:rStyle w:val="CommentReference"/>
        </w:rPr>
        <w:commentReference w:id="118"/>
      </w:r>
      <w:proofErr w:type="spellStart"/>
      <w:ins w:id="119" w:author="Đình Long Nguyễn" w:date="2021-09-07T15:37:00Z">
        <w:r w:rsidR="007E0E5E">
          <w:rPr>
            <w:rFonts w:ascii="Times New Roman" w:hAnsi="Times New Roman" w:cs="Times New Roman"/>
            <w:sz w:val="26"/>
            <w:szCs w:val="26"/>
          </w:rPr>
          <w:t>như</w:t>
        </w:r>
        <w:proofErr w:type="spellEnd"/>
        <w:r w:rsidR="007E0E5E">
          <w:rPr>
            <w:rFonts w:ascii="Times New Roman" w:hAnsi="Times New Roman" w:cs="Times New Roman"/>
            <w:sz w:val="26"/>
            <w:szCs w:val="26"/>
          </w:rPr>
          <w:t xml:space="preserve"> </w:t>
        </w:r>
      </w:ins>
      <w:ins w:id="120" w:author="Đình Long Nguyễn" w:date="2021-09-07T15:47:00Z">
        <w:r w:rsidR="00F329C0">
          <w:rPr>
            <w:rFonts w:ascii="Times New Roman" w:hAnsi="Times New Roman" w:cs="Times New Roman"/>
            <w:sz w:val="26"/>
            <w:szCs w:val="26"/>
          </w:rPr>
          <w:t xml:space="preserve">Nodejs, Mongo DB, </w:t>
        </w:r>
        <w:proofErr w:type="spellStart"/>
        <w:r w:rsidR="00F329C0">
          <w:rPr>
            <w:rFonts w:ascii="Times New Roman" w:hAnsi="Times New Roman" w:cs="Times New Roman"/>
            <w:sz w:val="26"/>
            <w:szCs w:val="26"/>
          </w:rPr>
          <w:t>React</w:t>
        </w:r>
      </w:ins>
      <w:ins w:id="121" w:author="Đình Long Nguyễn" w:date="2021-09-07T15:48:00Z">
        <w:r w:rsidR="00F329C0">
          <w:rPr>
            <w:rFonts w:ascii="Times New Roman" w:hAnsi="Times New Roman" w:cs="Times New Roman"/>
            <w:sz w:val="26"/>
            <w:szCs w:val="26"/>
          </w:rPr>
          <w:t>js</w:t>
        </w:r>
        <w:proofErr w:type="spellEnd"/>
        <w:r w:rsidR="00F329C0">
          <w:rPr>
            <w:rFonts w:ascii="Times New Roman" w:hAnsi="Times New Roman" w:cs="Times New Roman"/>
            <w:sz w:val="26"/>
            <w:szCs w:val="26"/>
          </w:rPr>
          <w:t>;</w:t>
        </w:r>
      </w:ins>
    </w:p>
    <w:p w14:paraId="06070196" w14:textId="55D485A6" w:rsidR="0021436B" w:rsidRDefault="0021436B"/>
    <w:p w14:paraId="41622E3E" w14:textId="585489B0" w:rsidR="0021436B" w:rsidRDefault="0021436B"/>
    <w:p w14:paraId="3E331508" w14:textId="48BAA38E" w:rsidR="00761A0D" w:rsidRDefault="00761A0D"/>
    <w:p w14:paraId="3B215BA6" w14:textId="09C5B9B6" w:rsidR="00761A0D" w:rsidRDefault="00761A0D"/>
    <w:p w14:paraId="01723CC2" w14:textId="16919673" w:rsidR="00761A0D" w:rsidRDefault="00761A0D"/>
    <w:p w14:paraId="6C4717B2" w14:textId="77777777" w:rsidR="004E170E" w:rsidRDefault="004E170E" w:rsidP="004E170E">
      <w:pPr>
        <w:rPr>
          <w:lang w:val="vi-VN" w:eastAsia="ja-JP"/>
        </w:rPr>
      </w:pPr>
      <w:bookmarkStart w:id="122" w:name="_Hlk81049299"/>
    </w:p>
    <w:p w14:paraId="56386D64" w14:textId="77777777" w:rsidR="007A2E3D" w:rsidRDefault="007A2E3D" w:rsidP="004E170E">
      <w:pPr>
        <w:rPr>
          <w:lang w:val="vi-VN" w:eastAsia="ja-JP"/>
        </w:rPr>
      </w:pPr>
    </w:p>
    <w:p w14:paraId="43A0B775" w14:textId="77777777" w:rsidR="007A2E3D" w:rsidRDefault="007A2E3D" w:rsidP="004E170E">
      <w:pPr>
        <w:rPr>
          <w:lang w:val="vi-VN" w:eastAsia="ja-JP"/>
        </w:rPr>
      </w:pPr>
    </w:p>
    <w:p w14:paraId="40B82D9E" w14:textId="77777777" w:rsidR="007A2E3D" w:rsidRDefault="007A2E3D" w:rsidP="004E170E">
      <w:pPr>
        <w:rPr>
          <w:lang w:val="vi-VN" w:eastAsia="ja-JP"/>
        </w:rPr>
      </w:pPr>
    </w:p>
    <w:p w14:paraId="3D1D19A8" w14:textId="77777777" w:rsidR="007A2E3D" w:rsidRDefault="007A2E3D" w:rsidP="004E170E">
      <w:pPr>
        <w:rPr>
          <w:lang w:val="vi-VN" w:eastAsia="ja-JP"/>
        </w:rPr>
      </w:pPr>
    </w:p>
    <w:p w14:paraId="177548B5" w14:textId="74BACB7B" w:rsidR="007A2E3D" w:rsidRPr="004E170E" w:rsidRDefault="007A2E3D" w:rsidP="004E170E">
      <w:pPr>
        <w:rPr>
          <w:lang w:val="vi-VN" w:eastAsia="ja-JP"/>
        </w:rPr>
        <w:sectPr w:rsidR="007A2E3D" w:rsidRPr="004E170E" w:rsidSect="001D611C">
          <w:footerReference w:type="default" r:id="rId31"/>
          <w:pgSz w:w="12240" w:h="15840"/>
          <w:pgMar w:top="1440" w:right="1440" w:bottom="1440" w:left="1440" w:header="720" w:footer="720" w:gutter="0"/>
          <w:pgNumType w:start="1" w:chapStyle="1"/>
          <w:cols w:space="720"/>
          <w:docGrid w:linePitch="360"/>
        </w:sectPr>
      </w:pPr>
    </w:p>
    <w:p w14:paraId="30E8DD81" w14:textId="77777777" w:rsidR="000C4EED" w:rsidRDefault="0021436B" w:rsidP="00761A0D">
      <w:pPr>
        <w:pStyle w:val="Heading1"/>
        <w:rPr>
          <w:ins w:id="123" w:author="Mai Anh Thơ" w:date="2021-09-06T16:51:00Z"/>
        </w:rPr>
      </w:pPr>
      <w:bookmarkStart w:id="124" w:name="_Toc81052240"/>
      <w:bookmarkStart w:id="125" w:name="_Toc81053419"/>
      <w:r w:rsidRPr="00082799">
        <w:lastRenderedPageBreak/>
        <w:t xml:space="preserve">CHƯƠNG </w:t>
      </w:r>
      <w:r w:rsidR="00761A0D">
        <w:t>2</w:t>
      </w:r>
      <w:r w:rsidRPr="00082799">
        <w:t xml:space="preserve">: KHẢO SÁT HIỆN TRẠNG VÀ </w:t>
      </w:r>
    </w:p>
    <w:p w14:paraId="55AF8179" w14:textId="70866F75" w:rsidR="0021436B" w:rsidRPr="00082799" w:rsidRDefault="0021436B" w:rsidP="00761A0D">
      <w:pPr>
        <w:pStyle w:val="Heading1"/>
      </w:pPr>
      <w:r w:rsidRPr="00082799">
        <w:t>XÁC ĐỊNH YÊU CẦU</w:t>
      </w:r>
      <w:bookmarkEnd w:id="124"/>
      <w:bookmarkEnd w:id="125"/>
    </w:p>
    <w:p w14:paraId="444A74FB" w14:textId="1E64E30E" w:rsidR="0021436B" w:rsidRPr="003134E0" w:rsidRDefault="001221ED" w:rsidP="001221ED">
      <w:pPr>
        <w:pStyle w:val="Heading2"/>
      </w:pPr>
      <w:bookmarkStart w:id="126" w:name="_Toc81052241"/>
      <w:bookmarkStart w:id="127" w:name="_Toc81053420"/>
      <w:bookmarkEnd w:id="122"/>
      <w:r w:rsidRPr="001221ED">
        <w:rPr>
          <w:b w:val="0"/>
        </w:rPr>
        <w:t>1.</w:t>
      </w:r>
      <w:r>
        <w:t xml:space="preserve">1. </w:t>
      </w:r>
      <w:proofErr w:type="spellStart"/>
      <w:r w:rsidR="0072643D" w:rsidRPr="003134E0">
        <w:t>Khảo</w:t>
      </w:r>
      <w:proofErr w:type="spellEnd"/>
      <w:r w:rsidR="0072643D" w:rsidRPr="003134E0">
        <w:t xml:space="preserve"> </w:t>
      </w:r>
      <w:proofErr w:type="spellStart"/>
      <w:r w:rsidR="0072643D" w:rsidRPr="003134E0">
        <w:t>sát</w:t>
      </w:r>
      <w:proofErr w:type="spellEnd"/>
      <w:r w:rsidR="0072643D" w:rsidRPr="003134E0">
        <w:t xml:space="preserve"> </w:t>
      </w:r>
      <w:proofErr w:type="spellStart"/>
      <w:r w:rsidR="0072643D" w:rsidRPr="003134E0">
        <w:t>hiện</w:t>
      </w:r>
      <w:proofErr w:type="spellEnd"/>
      <w:r w:rsidR="0072643D" w:rsidRPr="003134E0">
        <w:t xml:space="preserve"> </w:t>
      </w:r>
      <w:proofErr w:type="spellStart"/>
      <w:r w:rsidR="0072643D" w:rsidRPr="003134E0">
        <w:t>trạng</w:t>
      </w:r>
      <w:bookmarkEnd w:id="126"/>
      <w:bookmarkEnd w:id="127"/>
      <w:proofErr w:type="spellEnd"/>
    </w:p>
    <w:p w14:paraId="33CBDFC0" w14:textId="07CFF4E0" w:rsidR="0072643D" w:rsidRDefault="0072643D">
      <w:pPr>
        <w:spacing w:line="360" w:lineRule="auto"/>
        <w:ind w:firstLine="720"/>
        <w:jc w:val="both"/>
        <w:rPr>
          <w:rFonts w:ascii="Times New Roman" w:hAnsi="Times New Roman" w:cs="Times New Roman"/>
          <w:sz w:val="26"/>
          <w:szCs w:val="26"/>
        </w:rPr>
        <w:pPrChange w:id="128" w:author="Mai Anh Thơ" w:date="2021-09-06T16:51:00Z">
          <w:pPr>
            <w:ind w:firstLine="720"/>
          </w:pPr>
        </w:pPrChange>
      </w:pPr>
      <w:commentRangeStart w:id="129"/>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nay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quen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nay.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Facebook, Twitter, Weibo, Snapchat,</w:t>
      </w:r>
      <w:r w:rsidR="00DF2724">
        <w:rPr>
          <w:rFonts w:ascii="Times New Roman" w:hAnsi="Times New Roman" w:cs="Times New Roman"/>
          <w:sz w:val="26"/>
          <w:szCs w:val="26"/>
        </w:rPr>
        <w:t xml:space="preserve"> </w:t>
      </w:r>
      <w:proofErr w:type="spellStart"/>
      <w:r w:rsidR="00DF2724">
        <w:rPr>
          <w:rFonts w:ascii="Times New Roman" w:hAnsi="Times New Roman" w:cs="Times New Roman"/>
          <w:sz w:val="26"/>
          <w:szCs w:val="26"/>
        </w:rPr>
        <w:t>Tiktok</w:t>
      </w:r>
      <w:proofErr w:type="spellEnd"/>
      <w:ins w:id="130" w:author="Mai Anh Thơ" w:date="2021-09-06T16:52:00Z">
        <w:r w:rsidR="000C4EED">
          <w:rPr>
            <w:rFonts w:ascii="Times New Roman" w:hAnsi="Times New Roman" w:cs="Times New Roman"/>
            <w:sz w:val="26"/>
            <w:szCs w:val="26"/>
          </w:rPr>
          <w:t>…</w:t>
        </w:r>
      </w:ins>
      <w:del w:id="131" w:author="Mai Anh Thơ" w:date="2021-09-06T16:52:00Z">
        <w:r w:rsidDel="000C4EED">
          <w:rPr>
            <w:rFonts w:ascii="Times New Roman" w:hAnsi="Times New Roman" w:cs="Times New Roman"/>
            <w:sz w:val="26"/>
            <w:szCs w:val="26"/>
          </w:rPr>
          <w:delText xml:space="preserve"> …. </w:delText>
        </w:r>
      </w:del>
      <w:r>
        <w:rPr>
          <w:rFonts w:ascii="Times New Roman" w:hAnsi="Times New Roman" w:cs="Times New Roman"/>
          <w:sz w:val="26"/>
          <w:szCs w:val="26"/>
        </w:rPr>
        <w:t xml:space="preserve">ở </w:t>
      </w:r>
      <w:proofErr w:type="spellStart"/>
      <w:r>
        <w:rPr>
          <w:rFonts w:ascii="Times New Roman" w:hAnsi="Times New Roman" w:cs="Times New Roman"/>
          <w:sz w:val="26"/>
          <w:szCs w:val="26"/>
        </w:rPr>
        <w:t>Việt</w:t>
      </w:r>
      <w:proofErr w:type="spellEnd"/>
      <w:r>
        <w:rPr>
          <w:rFonts w:ascii="Times New Roman" w:hAnsi="Times New Roman" w:cs="Times New Roman"/>
          <w:sz w:val="26"/>
          <w:szCs w:val="26"/>
        </w:rPr>
        <w:t xml:space="preserve"> Nam Lotus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mắt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bởi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nơi</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bất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đâu</w:t>
      </w:r>
      <w:proofErr w:type="spellEnd"/>
      <w:r>
        <w:rPr>
          <w:rFonts w:ascii="Times New Roman" w:hAnsi="Times New Roman" w:cs="Times New Roman"/>
          <w:sz w:val="26"/>
          <w:szCs w:val="26"/>
        </w:rPr>
        <w:t>.</w:t>
      </w:r>
      <w:commentRangeEnd w:id="129"/>
      <w:r w:rsidR="000C4EED">
        <w:rPr>
          <w:rStyle w:val="CommentReference"/>
        </w:rPr>
        <w:commentReference w:id="129"/>
      </w:r>
    </w:p>
    <w:p w14:paraId="32753BDD" w14:textId="18894698" w:rsidR="0072643D" w:rsidRDefault="0072643D">
      <w:pPr>
        <w:spacing w:line="360" w:lineRule="auto"/>
        <w:jc w:val="both"/>
        <w:rPr>
          <w:ins w:id="132" w:author="Mai Anh Thơ" w:date="2021-09-06T16:53:00Z"/>
          <w:rFonts w:ascii="Times New Roman" w:hAnsi="Times New Roman" w:cs="Times New Roman"/>
          <w:strike/>
          <w:sz w:val="26"/>
          <w:szCs w:val="26"/>
        </w:rPr>
        <w:pPrChange w:id="133" w:author="Mai Anh Thơ" w:date="2021-09-06T16:51:00Z">
          <w:pPr/>
        </w:pPrChange>
      </w:pPr>
      <w:proofErr w:type="spellStart"/>
      <w:r w:rsidRPr="00DC6B91">
        <w:rPr>
          <w:rFonts w:ascii="Times New Roman" w:hAnsi="Times New Roman" w:cs="Times New Roman"/>
          <w:strike/>
          <w:sz w:val="26"/>
          <w:szCs w:val="26"/>
          <w:rPrChange w:id="134" w:author="Mai Anh Thơ" w:date="2021-09-06T16:53:00Z">
            <w:rPr>
              <w:rFonts w:ascii="Times New Roman" w:hAnsi="Times New Roman" w:cs="Times New Roman"/>
              <w:sz w:val="26"/>
              <w:szCs w:val="26"/>
            </w:rPr>
          </w:rPrChange>
        </w:rPr>
        <w:t>Khảo</w:t>
      </w:r>
      <w:proofErr w:type="spellEnd"/>
      <w:r w:rsidRPr="00DC6B91">
        <w:rPr>
          <w:rFonts w:ascii="Times New Roman" w:hAnsi="Times New Roman" w:cs="Times New Roman"/>
          <w:strike/>
          <w:sz w:val="26"/>
          <w:szCs w:val="26"/>
          <w:rPrChange w:id="135" w:author="Mai Anh Thơ" w:date="2021-09-06T16:53:00Z">
            <w:rPr>
              <w:rFonts w:ascii="Times New Roman" w:hAnsi="Times New Roman" w:cs="Times New Roman"/>
              <w:sz w:val="26"/>
              <w:szCs w:val="26"/>
            </w:rPr>
          </w:rPrChange>
        </w:rPr>
        <w:t xml:space="preserve"> </w:t>
      </w:r>
      <w:proofErr w:type="spellStart"/>
      <w:r w:rsidRPr="00DC6B91">
        <w:rPr>
          <w:rFonts w:ascii="Times New Roman" w:hAnsi="Times New Roman" w:cs="Times New Roman"/>
          <w:strike/>
          <w:sz w:val="26"/>
          <w:szCs w:val="26"/>
          <w:rPrChange w:id="136" w:author="Mai Anh Thơ" w:date="2021-09-06T16:53:00Z">
            <w:rPr>
              <w:rFonts w:ascii="Times New Roman" w:hAnsi="Times New Roman" w:cs="Times New Roman"/>
              <w:sz w:val="26"/>
              <w:szCs w:val="26"/>
            </w:rPr>
          </w:rPrChange>
        </w:rPr>
        <w:t>sát</w:t>
      </w:r>
      <w:proofErr w:type="spellEnd"/>
      <w:r w:rsidRPr="00DC6B91">
        <w:rPr>
          <w:rFonts w:ascii="Times New Roman" w:hAnsi="Times New Roman" w:cs="Times New Roman"/>
          <w:strike/>
          <w:sz w:val="26"/>
          <w:szCs w:val="26"/>
          <w:rPrChange w:id="137" w:author="Mai Anh Thơ" w:date="2021-09-06T16:53:00Z">
            <w:rPr>
              <w:rFonts w:ascii="Times New Roman" w:hAnsi="Times New Roman" w:cs="Times New Roman"/>
              <w:sz w:val="26"/>
              <w:szCs w:val="26"/>
            </w:rPr>
          </w:rPrChange>
        </w:rPr>
        <w:t xml:space="preserve"> </w:t>
      </w:r>
      <w:proofErr w:type="spellStart"/>
      <w:r w:rsidRPr="00DC6B91">
        <w:rPr>
          <w:rFonts w:ascii="Times New Roman" w:hAnsi="Times New Roman" w:cs="Times New Roman"/>
          <w:strike/>
          <w:sz w:val="26"/>
          <w:szCs w:val="26"/>
          <w:rPrChange w:id="138" w:author="Mai Anh Thơ" w:date="2021-09-06T16:53:00Z">
            <w:rPr>
              <w:rFonts w:ascii="Times New Roman" w:hAnsi="Times New Roman" w:cs="Times New Roman"/>
              <w:sz w:val="26"/>
              <w:szCs w:val="26"/>
            </w:rPr>
          </w:rPrChange>
        </w:rPr>
        <w:t>hiện</w:t>
      </w:r>
      <w:proofErr w:type="spellEnd"/>
      <w:r w:rsidRPr="00DC6B91">
        <w:rPr>
          <w:rFonts w:ascii="Times New Roman" w:hAnsi="Times New Roman" w:cs="Times New Roman"/>
          <w:strike/>
          <w:sz w:val="26"/>
          <w:szCs w:val="26"/>
          <w:rPrChange w:id="139" w:author="Mai Anh Thơ" w:date="2021-09-06T16:53:00Z">
            <w:rPr>
              <w:rFonts w:ascii="Times New Roman" w:hAnsi="Times New Roman" w:cs="Times New Roman"/>
              <w:sz w:val="26"/>
              <w:szCs w:val="26"/>
            </w:rPr>
          </w:rPrChange>
        </w:rPr>
        <w:t xml:space="preserve"> </w:t>
      </w:r>
      <w:proofErr w:type="spellStart"/>
      <w:r w:rsidRPr="00DC6B91">
        <w:rPr>
          <w:rFonts w:ascii="Times New Roman" w:hAnsi="Times New Roman" w:cs="Times New Roman"/>
          <w:strike/>
          <w:sz w:val="26"/>
          <w:szCs w:val="26"/>
          <w:rPrChange w:id="140" w:author="Mai Anh Thơ" w:date="2021-09-06T16:53:00Z">
            <w:rPr>
              <w:rFonts w:ascii="Times New Roman" w:hAnsi="Times New Roman" w:cs="Times New Roman"/>
              <w:sz w:val="26"/>
              <w:szCs w:val="26"/>
            </w:rPr>
          </w:rPrChange>
        </w:rPr>
        <w:t>trạng</w:t>
      </w:r>
      <w:proofErr w:type="spellEnd"/>
      <w:r w:rsidRPr="00DC6B91">
        <w:rPr>
          <w:rFonts w:ascii="Times New Roman" w:hAnsi="Times New Roman" w:cs="Times New Roman"/>
          <w:strike/>
          <w:sz w:val="26"/>
          <w:szCs w:val="26"/>
          <w:rPrChange w:id="141" w:author="Mai Anh Thơ" w:date="2021-09-06T16:53:00Z">
            <w:rPr>
              <w:rFonts w:ascii="Times New Roman" w:hAnsi="Times New Roman" w:cs="Times New Roman"/>
              <w:sz w:val="26"/>
              <w:szCs w:val="26"/>
            </w:rPr>
          </w:rPrChange>
        </w:rPr>
        <w:t xml:space="preserve"> </w:t>
      </w:r>
      <w:proofErr w:type="spellStart"/>
      <w:r w:rsidRPr="00DC6B91">
        <w:rPr>
          <w:rFonts w:ascii="Times New Roman" w:hAnsi="Times New Roman" w:cs="Times New Roman"/>
          <w:strike/>
          <w:sz w:val="26"/>
          <w:szCs w:val="26"/>
          <w:rPrChange w:id="142" w:author="Mai Anh Thơ" w:date="2021-09-06T16:53:00Z">
            <w:rPr>
              <w:rFonts w:ascii="Times New Roman" w:hAnsi="Times New Roman" w:cs="Times New Roman"/>
              <w:sz w:val="26"/>
              <w:szCs w:val="26"/>
            </w:rPr>
          </w:rPrChange>
        </w:rPr>
        <w:t>của</w:t>
      </w:r>
      <w:proofErr w:type="spellEnd"/>
      <w:r w:rsidRPr="00DC6B91">
        <w:rPr>
          <w:rFonts w:ascii="Times New Roman" w:hAnsi="Times New Roman" w:cs="Times New Roman"/>
          <w:strike/>
          <w:sz w:val="26"/>
          <w:szCs w:val="26"/>
          <w:rPrChange w:id="143" w:author="Mai Anh Thơ" w:date="2021-09-06T16:53:00Z">
            <w:rPr>
              <w:rFonts w:ascii="Times New Roman" w:hAnsi="Times New Roman" w:cs="Times New Roman"/>
              <w:sz w:val="26"/>
              <w:szCs w:val="26"/>
            </w:rPr>
          </w:rPrChange>
        </w:rPr>
        <w:t xml:space="preserve"> </w:t>
      </w:r>
      <w:proofErr w:type="spellStart"/>
      <w:r w:rsidRPr="00DC6B91">
        <w:rPr>
          <w:rFonts w:ascii="Times New Roman" w:hAnsi="Times New Roman" w:cs="Times New Roman"/>
          <w:strike/>
          <w:sz w:val="26"/>
          <w:szCs w:val="26"/>
          <w:rPrChange w:id="144" w:author="Mai Anh Thơ" w:date="2021-09-06T16:53:00Z">
            <w:rPr>
              <w:rFonts w:ascii="Times New Roman" w:hAnsi="Times New Roman" w:cs="Times New Roman"/>
              <w:sz w:val="26"/>
              <w:szCs w:val="26"/>
            </w:rPr>
          </w:rPrChange>
        </w:rPr>
        <w:t>một</w:t>
      </w:r>
      <w:proofErr w:type="spellEnd"/>
      <w:r w:rsidRPr="00DC6B91">
        <w:rPr>
          <w:rFonts w:ascii="Times New Roman" w:hAnsi="Times New Roman" w:cs="Times New Roman"/>
          <w:strike/>
          <w:sz w:val="26"/>
          <w:szCs w:val="26"/>
          <w:rPrChange w:id="145" w:author="Mai Anh Thơ" w:date="2021-09-06T16:53:00Z">
            <w:rPr>
              <w:rFonts w:ascii="Times New Roman" w:hAnsi="Times New Roman" w:cs="Times New Roman"/>
              <w:sz w:val="26"/>
              <w:szCs w:val="26"/>
            </w:rPr>
          </w:rPrChange>
        </w:rPr>
        <w:t xml:space="preserve"> </w:t>
      </w:r>
      <w:proofErr w:type="spellStart"/>
      <w:r w:rsidRPr="00DC6B91">
        <w:rPr>
          <w:rFonts w:ascii="Times New Roman" w:hAnsi="Times New Roman" w:cs="Times New Roman"/>
          <w:strike/>
          <w:sz w:val="26"/>
          <w:szCs w:val="26"/>
          <w:rPrChange w:id="146" w:author="Mai Anh Thơ" w:date="2021-09-06T16:53:00Z">
            <w:rPr>
              <w:rFonts w:ascii="Times New Roman" w:hAnsi="Times New Roman" w:cs="Times New Roman"/>
              <w:sz w:val="26"/>
              <w:szCs w:val="26"/>
            </w:rPr>
          </w:rPrChange>
        </w:rPr>
        <w:t>số</w:t>
      </w:r>
      <w:proofErr w:type="spellEnd"/>
      <w:r w:rsidRPr="00DC6B91">
        <w:rPr>
          <w:rFonts w:ascii="Times New Roman" w:hAnsi="Times New Roman" w:cs="Times New Roman"/>
          <w:strike/>
          <w:sz w:val="26"/>
          <w:szCs w:val="26"/>
          <w:rPrChange w:id="147" w:author="Mai Anh Thơ" w:date="2021-09-06T16:53:00Z">
            <w:rPr>
              <w:rFonts w:ascii="Times New Roman" w:hAnsi="Times New Roman" w:cs="Times New Roman"/>
              <w:sz w:val="26"/>
              <w:szCs w:val="26"/>
            </w:rPr>
          </w:rPrChange>
        </w:rPr>
        <w:t xml:space="preserve"> </w:t>
      </w:r>
      <w:proofErr w:type="spellStart"/>
      <w:r w:rsidRPr="00DC6B91">
        <w:rPr>
          <w:rFonts w:ascii="Times New Roman" w:hAnsi="Times New Roman" w:cs="Times New Roman"/>
          <w:strike/>
          <w:sz w:val="26"/>
          <w:szCs w:val="26"/>
          <w:rPrChange w:id="148" w:author="Mai Anh Thơ" w:date="2021-09-06T16:53:00Z">
            <w:rPr>
              <w:rFonts w:ascii="Times New Roman" w:hAnsi="Times New Roman" w:cs="Times New Roman"/>
              <w:sz w:val="26"/>
              <w:szCs w:val="26"/>
            </w:rPr>
          </w:rPrChange>
        </w:rPr>
        <w:t>Mạng</w:t>
      </w:r>
      <w:proofErr w:type="spellEnd"/>
      <w:r w:rsidRPr="00DC6B91">
        <w:rPr>
          <w:rFonts w:ascii="Times New Roman" w:hAnsi="Times New Roman" w:cs="Times New Roman"/>
          <w:strike/>
          <w:sz w:val="26"/>
          <w:szCs w:val="26"/>
          <w:rPrChange w:id="149" w:author="Mai Anh Thơ" w:date="2021-09-06T16:53:00Z">
            <w:rPr>
              <w:rFonts w:ascii="Times New Roman" w:hAnsi="Times New Roman" w:cs="Times New Roman"/>
              <w:sz w:val="26"/>
              <w:szCs w:val="26"/>
            </w:rPr>
          </w:rPrChange>
        </w:rPr>
        <w:t xml:space="preserve"> </w:t>
      </w:r>
      <w:proofErr w:type="spellStart"/>
      <w:r w:rsidRPr="00DC6B91">
        <w:rPr>
          <w:rFonts w:ascii="Times New Roman" w:hAnsi="Times New Roman" w:cs="Times New Roman"/>
          <w:strike/>
          <w:sz w:val="26"/>
          <w:szCs w:val="26"/>
          <w:rPrChange w:id="150" w:author="Mai Anh Thơ" w:date="2021-09-06T16:53:00Z">
            <w:rPr>
              <w:rFonts w:ascii="Times New Roman" w:hAnsi="Times New Roman" w:cs="Times New Roman"/>
              <w:sz w:val="26"/>
              <w:szCs w:val="26"/>
            </w:rPr>
          </w:rPrChange>
        </w:rPr>
        <w:t>xã</w:t>
      </w:r>
      <w:proofErr w:type="spellEnd"/>
      <w:r w:rsidRPr="00DC6B91">
        <w:rPr>
          <w:rFonts w:ascii="Times New Roman" w:hAnsi="Times New Roman" w:cs="Times New Roman"/>
          <w:strike/>
          <w:sz w:val="26"/>
          <w:szCs w:val="26"/>
          <w:rPrChange w:id="151" w:author="Mai Anh Thơ" w:date="2021-09-06T16:53:00Z">
            <w:rPr>
              <w:rFonts w:ascii="Times New Roman" w:hAnsi="Times New Roman" w:cs="Times New Roman"/>
              <w:sz w:val="26"/>
              <w:szCs w:val="26"/>
            </w:rPr>
          </w:rPrChange>
        </w:rPr>
        <w:t xml:space="preserve"> </w:t>
      </w:r>
      <w:proofErr w:type="spellStart"/>
      <w:r w:rsidRPr="00DC6B91">
        <w:rPr>
          <w:rFonts w:ascii="Times New Roman" w:hAnsi="Times New Roman" w:cs="Times New Roman"/>
          <w:strike/>
          <w:sz w:val="26"/>
          <w:szCs w:val="26"/>
          <w:rPrChange w:id="152" w:author="Mai Anh Thơ" w:date="2021-09-06T16:53:00Z">
            <w:rPr>
              <w:rFonts w:ascii="Times New Roman" w:hAnsi="Times New Roman" w:cs="Times New Roman"/>
              <w:sz w:val="26"/>
              <w:szCs w:val="26"/>
            </w:rPr>
          </w:rPrChange>
        </w:rPr>
        <w:t>hội</w:t>
      </w:r>
      <w:proofErr w:type="spellEnd"/>
      <w:r w:rsidRPr="00DC6B91">
        <w:rPr>
          <w:rFonts w:ascii="Times New Roman" w:hAnsi="Times New Roman" w:cs="Times New Roman"/>
          <w:strike/>
          <w:sz w:val="26"/>
          <w:szCs w:val="26"/>
          <w:rPrChange w:id="153" w:author="Mai Anh Thơ" w:date="2021-09-06T16:53:00Z">
            <w:rPr>
              <w:rFonts w:ascii="Times New Roman" w:hAnsi="Times New Roman" w:cs="Times New Roman"/>
              <w:sz w:val="26"/>
              <w:szCs w:val="26"/>
            </w:rPr>
          </w:rPrChange>
        </w:rPr>
        <w:t xml:space="preserve"> </w:t>
      </w:r>
      <w:proofErr w:type="spellStart"/>
      <w:r w:rsidRPr="00DC6B91">
        <w:rPr>
          <w:rFonts w:ascii="Times New Roman" w:hAnsi="Times New Roman" w:cs="Times New Roman"/>
          <w:strike/>
          <w:sz w:val="26"/>
          <w:szCs w:val="26"/>
          <w:rPrChange w:id="154" w:author="Mai Anh Thơ" w:date="2021-09-06T16:53:00Z">
            <w:rPr>
              <w:rFonts w:ascii="Times New Roman" w:hAnsi="Times New Roman" w:cs="Times New Roman"/>
              <w:sz w:val="26"/>
              <w:szCs w:val="26"/>
            </w:rPr>
          </w:rPrChange>
        </w:rPr>
        <w:t>hiện</w:t>
      </w:r>
      <w:proofErr w:type="spellEnd"/>
      <w:r w:rsidRPr="00DC6B91">
        <w:rPr>
          <w:rFonts w:ascii="Times New Roman" w:hAnsi="Times New Roman" w:cs="Times New Roman"/>
          <w:strike/>
          <w:sz w:val="26"/>
          <w:szCs w:val="26"/>
          <w:rPrChange w:id="155" w:author="Mai Anh Thơ" w:date="2021-09-06T16:53:00Z">
            <w:rPr>
              <w:rFonts w:ascii="Times New Roman" w:hAnsi="Times New Roman" w:cs="Times New Roman"/>
              <w:sz w:val="26"/>
              <w:szCs w:val="26"/>
            </w:rPr>
          </w:rPrChange>
        </w:rPr>
        <w:t xml:space="preserve"> nay:</w:t>
      </w:r>
    </w:p>
    <w:p w14:paraId="613FE372" w14:textId="5525C046" w:rsidR="00DC6B91" w:rsidRPr="00DC6B91" w:rsidRDefault="00DC6B91">
      <w:pPr>
        <w:spacing w:line="360" w:lineRule="auto"/>
        <w:jc w:val="both"/>
        <w:rPr>
          <w:rFonts w:ascii="Times New Roman" w:hAnsi="Times New Roman" w:cs="Times New Roman"/>
          <w:sz w:val="26"/>
          <w:szCs w:val="26"/>
        </w:rPr>
        <w:pPrChange w:id="156" w:author="Mai Anh Thơ" w:date="2021-09-06T16:51:00Z">
          <w:pPr/>
        </w:pPrChange>
      </w:pPr>
      <w:proofErr w:type="spellStart"/>
      <w:ins w:id="157" w:author="Mai Anh Thơ" w:date="2021-09-06T16:53:00Z">
        <w:r w:rsidRPr="00DC6B91">
          <w:rPr>
            <w:rFonts w:ascii="Times New Roman" w:hAnsi="Times New Roman" w:cs="Times New Roman"/>
            <w:sz w:val="26"/>
            <w:szCs w:val="26"/>
          </w:rPr>
          <w:t>Để</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có</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thể</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xác</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định</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chính</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xác</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yêu</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cầu</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bài</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toán</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nhóm</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nghiên</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cứu</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tiến</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hành</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khảo</w:t>
        </w:r>
        <w:proofErr w:type="spellEnd"/>
        <w:r w:rsidRPr="00DC6B91">
          <w:rPr>
            <w:rFonts w:ascii="Times New Roman" w:hAnsi="Times New Roman" w:cs="Times New Roman"/>
            <w:sz w:val="26"/>
            <w:szCs w:val="26"/>
          </w:rPr>
          <w:t xml:space="preserve"> </w:t>
        </w:r>
        <w:proofErr w:type="spellStart"/>
        <w:r w:rsidRPr="00DC6B91">
          <w:rPr>
            <w:rFonts w:ascii="Times New Roman" w:hAnsi="Times New Roman" w:cs="Times New Roman"/>
            <w:sz w:val="26"/>
            <w:szCs w:val="26"/>
          </w:rPr>
          <w:t>sát</w:t>
        </w:r>
      </w:ins>
      <w:proofErr w:type="spellEnd"/>
      <w:ins w:id="158" w:author="Mai Anh Thơ" w:date="2021-09-06T16:54:00Z">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w:t>
        </w:r>
      </w:ins>
    </w:p>
    <w:p w14:paraId="2A5BD475" w14:textId="592935E3" w:rsidR="0072643D" w:rsidRPr="001221ED" w:rsidRDefault="001221ED" w:rsidP="001221ED">
      <w:pPr>
        <w:pStyle w:val="Heading3"/>
      </w:pPr>
      <w:bookmarkStart w:id="159" w:name="_Toc81052242"/>
      <w:bookmarkStart w:id="160" w:name="_Toc81053421"/>
      <w:r w:rsidRPr="001221ED">
        <w:t xml:space="preserve">1.1.1. </w:t>
      </w:r>
      <w:r w:rsidR="0072643D" w:rsidRPr="001221ED">
        <w:t>Facebook:</w:t>
      </w:r>
      <w:bookmarkEnd w:id="159"/>
      <w:bookmarkEnd w:id="160"/>
    </w:p>
    <w:p w14:paraId="14C434E6" w14:textId="77777777" w:rsidR="006C34DA" w:rsidRDefault="006C34DA">
      <w:pPr>
        <w:rPr>
          <w:rFonts w:ascii="Times New Roman" w:hAnsi="Times New Roman" w:cs="Times New Roman"/>
          <w:b/>
          <w:bCs/>
          <w:sz w:val="26"/>
          <w:szCs w:val="26"/>
        </w:rPr>
      </w:pPr>
    </w:p>
    <w:p w14:paraId="1011EE9D" w14:textId="44ACFB7D" w:rsidR="006C34DA" w:rsidRDefault="006C34DA">
      <w:pPr>
        <w:rPr>
          <w:rFonts w:ascii="Times New Roman" w:hAnsi="Times New Roman" w:cs="Times New Roman"/>
          <w:b/>
          <w:bCs/>
          <w:sz w:val="26"/>
          <w:szCs w:val="26"/>
        </w:rPr>
      </w:pPr>
      <w:r>
        <w:rPr>
          <w:noProof/>
        </w:rPr>
        <w:drawing>
          <wp:inline distT="0" distB="0" distL="0" distR="0" wp14:anchorId="2FC8AC3A" wp14:editId="508F0012">
            <wp:extent cx="5943600" cy="3237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37230"/>
                    </a:xfrm>
                    <a:prstGeom prst="rect">
                      <a:avLst/>
                    </a:prstGeom>
                  </pic:spPr>
                </pic:pic>
              </a:graphicData>
            </a:graphic>
          </wp:inline>
        </w:drawing>
      </w:r>
    </w:p>
    <w:p w14:paraId="3B38B38A" w14:textId="6F54765D" w:rsidR="00814547" w:rsidRPr="0037040A" w:rsidRDefault="00814547" w:rsidP="00814547">
      <w:pPr>
        <w:pStyle w:val="Caption"/>
        <w:keepNext/>
        <w:rPr>
          <w:sz w:val="26"/>
          <w:szCs w:val="26"/>
        </w:rPr>
      </w:pPr>
      <w:r>
        <w:t xml:space="preserve"> </w:t>
      </w:r>
    </w:p>
    <w:p w14:paraId="743F26D2" w14:textId="25F07942" w:rsidR="006C34DA" w:rsidRPr="00E437E2" w:rsidRDefault="0037040A" w:rsidP="0037040A">
      <w:pPr>
        <w:pStyle w:val="Caption"/>
        <w:jc w:val="center"/>
        <w:rPr>
          <w:rFonts w:ascii="Times New Roman" w:hAnsi="Times New Roman" w:cs="Times New Roman"/>
          <w:b/>
          <w:bCs/>
          <w:i w:val="0"/>
          <w:iCs w:val="0"/>
          <w:color w:val="auto"/>
          <w:sz w:val="26"/>
          <w:szCs w:val="26"/>
        </w:rPr>
      </w:pPr>
      <w:bookmarkStart w:id="161" w:name="_Ref81052683"/>
      <w:bookmarkStart w:id="162" w:name="_Toc81052773"/>
      <w:bookmarkStart w:id="163" w:name="_Toc81053756"/>
      <w:proofErr w:type="spellStart"/>
      <w:r w:rsidRPr="00E437E2">
        <w:rPr>
          <w:rFonts w:ascii="Times New Roman" w:hAnsi="Times New Roman" w:cs="Times New Roman"/>
          <w:b/>
          <w:bCs/>
          <w:i w:val="0"/>
          <w:iCs w:val="0"/>
          <w:color w:val="auto"/>
          <w:sz w:val="26"/>
          <w:szCs w:val="26"/>
        </w:rPr>
        <w:t>Hình</w:t>
      </w:r>
      <w:proofErr w:type="spellEnd"/>
      <w:r w:rsidRPr="00E437E2">
        <w:rPr>
          <w:rFonts w:ascii="Times New Roman" w:hAnsi="Times New Roman" w:cs="Times New Roman"/>
          <w:b/>
          <w:bCs/>
          <w:i w:val="0"/>
          <w:iCs w:val="0"/>
          <w:color w:val="auto"/>
          <w:sz w:val="26"/>
          <w:szCs w:val="26"/>
        </w:rPr>
        <w:t xml:space="preserve"> 2.</w:t>
      </w:r>
      <w:r w:rsidR="00814547" w:rsidRPr="00E437E2">
        <w:rPr>
          <w:rFonts w:ascii="Times New Roman" w:hAnsi="Times New Roman" w:cs="Times New Roman"/>
          <w:b/>
          <w:bCs/>
          <w:i w:val="0"/>
          <w:iCs w:val="0"/>
          <w:color w:val="auto"/>
          <w:sz w:val="26"/>
          <w:szCs w:val="26"/>
        </w:rPr>
        <w:fldChar w:fldCharType="begin"/>
      </w:r>
      <w:r w:rsidR="00814547" w:rsidRPr="00E437E2">
        <w:rPr>
          <w:rFonts w:ascii="Times New Roman" w:hAnsi="Times New Roman" w:cs="Times New Roman"/>
          <w:b/>
          <w:bCs/>
          <w:i w:val="0"/>
          <w:iCs w:val="0"/>
          <w:color w:val="auto"/>
          <w:sz w:val="26"/>
          <w:szCs w:val="26"/>
        </w:rPr>
        <w:instrText xml:space="preserve"> SEQ Figure \* ARABIC </w:instrText>
      </w:r>
      <w:r w:rsidR="00814547" w:rsidRPr="00E437E2">
        <w:rPr>
          <w:rFonts w:ascii="Times New Roman" w:hAnsi="Times New Roman" w:cs="Times New Roman"/>
          <w:b/>
          <w:bCs/>
          <w:i w:val="0"/>
          <w:iCs w:val="0"/>
          <w:color w:val="auto"/>
          <w:sz w:val="26"/>
          <w:szCs w:val="26"/>
        </w:rPr>
        <w:fldChar w:fldCharType="separate"/>
      </w:r>
      <w:r w:rsidRPr="00E437E2">
        <w:rPr>
          <w:rFonts w:ascii="Times New Roman" w:hAnsi="Times New Roman" w:cs="Times New Roman"/>
          <w:b/>
          <w:bCs/>
          <w:i w:val="0"/>
          <w:iCs w:val="0"/>
          <w:noProof/>
          <w:color w:val="auto"/>
          <w:sz w:val="26"/>
          <w:szCs w:val="26"/>
        </w:rPr>
        <w:t>1</w:t>
      </w:r>
      <w:r w:rsidR="00814547" w:rsidRPr="00E437E2">
        <w:rPr>
          <w:rFonts w:ascii="Times New Roman" w:hAnsi="Times New Roman" w:cs="Times New Roman"/>
          <w:b/>
          <w:bCs/>
          <w:i w:val="0"/>
          <w:iCs w:val="0"/>
          <w:color w:val="auto"/>
          <w:sz w:val="26"/>
          <w:szCs w:val="26"/>
        </w:rPr>
        <w:fldChar w:fldCharType="end"/>
      </w:r>
      <w:r w:rsidR="00814547" w:rsidRPr="00E437E2">
        <w:rPr>
          <w:rFonts w:ascii="Times New Roman" w:hAnsi="Times New Roman" w:cs="Times New Roman"/>
          <w:b/>
          <w:bCs/>
          <w:i w:val="0"/>
          <w:iCs w:val="0"/>
          <w:color w:val="auto"/>
          <w:sz w:val="26"/>
          <w:szCs w:val="26"/>
        </w:rPr>
        <w:t>: Facebook</w:t>
      </w:r>
      <w:bookmarkEnd w:id="161"/>
      <w:bookmarkEnd w:id="162"/>
      <w:bookmarkEnd w:id="163"/>
    </w:p>
    <w:p w14:paraId="196FB090" w14:textId="411C95B5" w:rsidR="0072643D" w:rsidRDefault="0072643D">
      <w:pPr>
        <w:spacing w:line="360" w:lineRule="auto"/>
        <w:jc w:val="both"/>
        <w:rPr>
          <w:rFonts w:ascii="Times New Roman" w:hAnsi="Times New Roman" w:cs="Times New Roman"/>
          <w:sz w:val="26"/>
          <w:szCs w:val="26"/>
        </w:rPr>
        <w:pPrChange w:id="164" w:author="Mai Anh Thơ" w:date="2021-09-06T16:55:00Z">
          <w:pPr/>
        </w:pPrChange>
      </w:pPr>
      <w:commentRangeStart w:id="165"/>
      <w:proofErr w:type="spellStart"/>
      <w:r>
        <w:rPr>
          <w:rFonts w:ascii="Times New Roman" w:hAnsi="Times New Roman" w:cs="Times New Roman"/>
          <w:sz w:val="26"/>
          <w:szCs w:val="26"/>
        </w:rPr>
        <w:lastRenderedPageBreak/>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Client Side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bởi</w:t>
      </w:r>
      <w:proofErr w:type="spellEnd"/>
      <w:r>
        <w:rPr>
          <w:rFonts w:ascii="Times New Roman" w:hAnsi="Times New Roman" w:cs="Times New Roman"/>
          <w:sz w:val="26"/>
          <w:szCs w:val="26"/>
        </w:rPr>
        <w:t xml:space="preserve"> React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Server Side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bởi</w:t>
      </w:r>
      <w:proofErr w:type="spellEnd"/>
      <w:r>
        <w:rPr>
          <w:rFonts w:ascii="Times New Roman" w:hAnsi="Times New Roman" w:cs="Times New Roman"/>
          <w:sz w:val="26"/>
          <w:szCs w:val="26"/>
        </w:rPr>
        <w:t xml:space="preserve"> </w:t>
      </w:r>
      <w:r w:rsidR="00DF2724">
        <w:rPr>
          <w:rFonts w:ascii="Times New Roman" w:hAnsi="Times New Roman" w:cs="Times New Roman"/>
          <w:sz w:val="26"/>
          <w:szCs w:val="26"/>
        </w:rPr>
        <w:t>Php.</w:t>
      </w:r>
    </w:p>
    <w:p w14:paraId="1C679E48" w14:textId="77777777" w:rsidR="00DF2724" w:rsidRPr="00245FFF" w:rsidRDefault="00DF2724">
      <w:pPr>
        <w:pStyle w:val="ListParagraph"/>
        <w:numPr>
          <w:ilvl w:val="0"/>
          <w:numId w:val="10"/>
        </w:numPr>
        <w:spacing w:line="360" w:lineRule="auto"/>
        <w:jc w:val="both"/>
        <w:rPr>
          <w:rFonts w:ascii="Times New Roman" w:hAnsi="Times New Roman" w:cs="Times New Roman"/>
          <w:sz w:val="26"/>
          <w:szCs w:val="26"/>
        </w:rPr>
        <w:pPrChange w:id="166" w:author="Mai Anh Thơ" w:date="2021-09-06T16:55:00Z">
          <w:pPr>
            <w:pStyle w:val="ListParagraph"/>
            <w:numPr>
              <w:numId w:val="10"/>
            </w:numPr>
            <w:ind w:hanging="360"/>
          </w:pPr>
        </w:pPrChange>
      </w:pPr>
      <w:proofErr w:type="spellStart"/>
      <w:r w:rsidRPr="00245FFF">
        <w:rPr>
          <w:rFonts w:ascii="Times New Roman" w:hAnsi="Times New Roman" w:cs="Times New Roman"/>
          <w:sz w:val="26"/>
          <w:szCs w:val="26"/>
        </w:rPr>
        <w:t>Ưu</w:t>
      </w:r>
      <w:proofErr w:type="spellEnd"/>
      <w:r w:rsidRPr="00245FFF">
        <w:rPr>
          <w:rFonts w:ascii="Times New Roman" w:hAnsi="Times New Roman" w:cs="Times New Roman"/>
          <w:sz w:val="26"/>
          <w:szCs w:val="26"/>
        </w:rPr>
        <w:t xml:space="preserve"> </w:t>
      </w:r>
      <w:proofErr w:type="spellStart"/>
      <w:r w:rsidRPr="00245FFF">
        <w:rPr>
          <w:rFonts w:ascii="Times New Roman" w:hAnsi="Times New Roman" w:cs="Times New Roman"/>
          <w:sz w:val="26"/>
          <w:szCs w:val="26"/>
        </w:rPr>
        <w:t>điểm</w:t>
      </w:r>
      <w:proofErr w:type="spellEnd"/>
      <w:r w:rsidRPr="00245FFF">
        <w:rPr>
          <w:rFonts w:ascii="Times New Roman" w:hAnsi="Times New Roman" w:cs="Times New Roman"/>
          <w:sz w:val="26"/>
          <w:szCs w:val="26"/>
        </w:rPr>
        <w:t>:</w:t>
      </w:r>
    </w:p>
    <w:p w14:paraId="68E90FCA" w14:textId="14594AF5" w:rsidR="00DF2724" w:rsidRPr="00571508" w:rsidRDefault="00DF2724">
      <w:pPr>
        <w:pStyle w:val="ListParagraph"/>
        <w:numPr>
          <w:ilvl w:val="0"/>
          <w:numId w:val="3"/>
        </w:numPr>
        <w:spacing w:line="360" w:lineRule="auto"/>
        <w:jc w:val="both"/>
        <w:rPr>
          <w:rFonts w:ascii="Times New Roman" w:hAnsi="Times New Roman" w:cs="Times New Roman"/>
          <w:sz w:val="26"/>
          <w:szCs w:val="26"/>
        </w:rPr>
        <w:pPrChange w:id="167" w:author="Mai Anh Thơ" w:date="2021-09-06T16:55:00Z">
          <w:pPr>
            <w:pStyle w:val="ListParagraph"/>
            <w:numPr>
              <w:numId w:val="3"/>
            </w:numPr>
            <w:ind w:hanging="360"/>
          </w:pPr>
        </w:pPrChange>
      </w:pPr>
      <w:r w:rsidRPr="00571508">
        <w:rPr>
          <w:rFonts w:ascii="Times New Roman" w:hAnsi="Times New Roman" w:cs="Times New Roman"/>
          <w:sz w:val="26"/>
          <w:szCs w:val="26"/>
        </w:rPr>
        <w:t xml:space="preserve">Giao </w:t>
      </w:r>
      <w:proofErr w:type="spellStart"/>
      <w:r w:rsidRPr="00571508">
        <w:rPr>
          <w:rFonts w:ascii="Times New Roman" w:hAnsi="Times New Roman" w:cs="Times New Roman"/>
          <w:sz w:val="26"/>
          <w:szCs w:val="26"/>
        </w:rPr>
        <w:t>diện</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đẹp</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dễ</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sử</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dụng</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với</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mọi</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người</w:t>
      </w:r>
      <w:proofErr w:type="spellEnd"/>
    </w:p>
    <w:p w14:paraId="0533192B" w14:textId="73121F0C" w:rsidR="00DF2724" w:rsidRPr="00571508" w:rsidRDefault="00571508">
      <w:pPr>
        <w:pStyle w:val="ListParagraph"/>
        <w:numPr>
          <w:ilvl w:val="0"/>
          <w:numId w:val="3"/>
        </w:numPr>
        <w:spacing w:line="360" w:lineRule="auto"/>
        <w:jc w:val="both"/>
        <w:rPr>
          <w:rFonts w:ascii="Times New Roman" w:hAnsi="Times New Roman" w:cs="Times New Roman"/>
          <w:sz w:val="26"/>
          <w:szCs w:val="26"/>
        </w:rPr>
        <w:pPrChange w:id="168" w:author="Mai Anh Thơ" w:date="2021-09-06T16:55:00Z">
          <w:pPr>
            <w:pStyle w:val="ListParagraph"/>
            <w:numPr>
              <w:numId w:val="3"/>
            </w:numPr>
            <w:ind w:hanging="360"/>
          </w:pPr>
        </w:pPrChange>
      </w:pPr>
      <w:proofErr w:type="spellStart"/>
      <w:r w:rsidRPr="00571508">
        <w:rPr>
          <w:rFonts w:ascii="Times New Roman" w:hAnsi="Times New Roman" w:cs="Times New Roman"/>
          <w:sz w:val="26"/>
          <w:szCs w:val="26"/>
        </w:rPr>
        <w:t>H</w:t>
      </w:r>
      <w:r w:rsidR="00DF2724" w:rsidRPr="00571508">
        <w:rPr>
          <w:rFonts w:ascii="Times New Roman" w:hAnsi="Times New Roman" w:cs="Times New Roman"/>
          <w:sz w:val="26"/>
          <w:szCs w:val="26"/>
        </w:rPr>
        <w:t>ỗ</w:t>
      </w:r>
      <w:proofErr w:type="spellEnd"/>
      <w:r w:rsidR="00DF2724" w:rsidRPr="00571508">
        <w:rPr>
          <w:rFonts w:ascii="Times New Roman" w:hAnsi="Times New Roman" w:cs="Times New Roman"/>
          <w:sz w:val="26"/>
          <w:szCs w:val="26"/>
        </w:rPr>
        <w:t xml:space="preserve"> </w:t>
      </w:r>
      <w:proofErr w:type="spellStart"/>
      <w:r w:rsidR="00DF2724" w:rsidRPr="00571508">
        <w:rPr>
          <w:rFonts w:ascii="Times New Roman" w:hAnsi="Times New Roman" w:cs="Times New Roman"/>
          <w:sz w:val="26"/>
          <w:szCs w:val="26"/>
        </w:rPr>
        <w:t>trợ</w:t>
      </w:r>
      <w:proofErr w:type="spellEnd"/>
      <w:r w:rsidR="00DF2724" w:rsidRPr="00571508">
        <w:rPr>
          <w:rFonts w:ascii="Times New Roman" w:hAnsi="Times New Roman" w:cs="Times New Roman"/>
          <w:sz w:val="26"/>
          <w:szCs w:val="26"/>
        </w:rPr>
        <w:t xml:space="preserve"> </w:t>
      </w:r>
      <w:proofErr w:type="spellStart"/>
      <w:r w:rsidR="00DF2724" w:rsidRPr="00571508">
        <w:rPr>
          <w:rFonts w:ascii="Times New Roman" w:hAnsi="Times New Roman" w:cs="Times New Roman"/>
          <w:sz w:val="26"/>
          <w:szCs w:val="26"/>
        </w:rPr>
        <w:t>nhiều</w:t>
      </w:r>
      <w:proofErr w:type="spellEnd"/>
      <w:r w:rsidR="00DF2724" w:rsidRPr="00571508">
        <w:rPr>
          <w:rFonts w:ascii="Times New Roman" w:hAnsi="Times New Roman" w:cs="Times New Roman"/>
          <w:sz w:val="26"/>
          <w:szCs w:val="26"/>
        </w:rPr>
        <w:t xml:space="preserve"> </w:t>
      </w:r>
      <w:proofErr w:type="spellStart"/>
      <w:r w:rsidR="00DF2724" w:rsidRPr="00571508">
        <w:rPr>
          <w:rFonts w:ascii="Times New Roman" w:hAnsi="Times New Roman" w:cs="Times New Roman"/>
          <w:sz w:val="26"/>
          <w:szCs w:val="26"/>
        </w:rPr>
        <w:t>ngôn</w:t>
      </w:r>
      <w:proofErr w:type="spellEnd"/>
      <w:r w:rsidR="00DF2724" w:rsidRPr="00571508">
        <w:rPr>
          <w:rFonts w:ascii="Times New Roman" w:hAnsi="Times New Roman" w:cs="Times New Roman"/>
          <w:sz w:val="26"/>
          <w:szCs w:val="26"/>
        </w:rPr>
        <w:t xml:space="preserve"> </w:t>
      </w:r>
      <w:proofErr w:type="spellStart"/>
      <w:r w:rsidR="00DF2724" w:rsidRPr="00571508">
        <w:rPr>
          <w:rFonts w:ascii="Times New Roman" w:hAnsi="Times New Roman" w:cs="Times New Roman"/>
          <w:sz w:val="26"/>
          <w:szCs w:val="26"/>
        </w:rPr>
        <w:t>ngữ</w:t>
      </w:r>
      <w:proofErr w:type="spellEnd"/>
    </w:p>
    <w:p w14:paraId="7C18E25E" w14:textId="5F51AA67" w:rsidR="00571508" w:rsidRDefault="00571508">
      <w:pPr>
        <w:pStyle w:val="ListParagraph"/>
        <w:numPr>
          <w:ilvl w:val="0"/>
          <w:numId w:val="3"/>
        </w:numPr>
        <w:spacing w:line="360" w:lineRule="auto"/>
        <w:jc w:val="both"/>
        <w:rPr>
          <w:rFonts w:ascii="Times New Roman" w:hAnsi="Times New Roman" w:cs="Times New Roman"/>
          <w:sz w:val="26"/>
          <w:szCs w:val="26"/>
        </w:rPr>
        <w:pPrChange w:id="169" w:author="Mai Anh Thơ" w:date="2021-09-06T16:55:00Z">
          <w:pPr>
            <w:pStyle w:val="ListParagraph"/>
            <w:numPr>
              <w:numId w:val="3"/>
            </w:numPr>
            <w:ind w:hanging="360"/>
          </w:pPr>
        </w:pPrChange>
      </w:pPr>
      <w:r w:rsidRPr="00571508">
        <w:rPr>
          <w:rFonts w:ascii="Times New Roman" w:hAnsi="Times New Roman" w:cs="Times New Roman"/>
          <w:sz w:val="26"/>
          <w:szCs w:val="26"/>
        </w:rPr>
        <w:t xml:space="preserve">Live Stream, video call, … </w:t>
      </w:r>
    </w:p>
    <w:p w14:paraId="5B03173F" w14:textId="77777777" w:rsidR="00245FFF" w:rsidRPr="00571508" w:rsidRDefault="00245FFF">
      <w:pPr>
        <w:pStyle w:val="ListParagraph"/>
        <w:spacing w:line="360" w:lineRule="auto"/>
        <w:jc w:val="both"/>
        <w:rPr>
          <w:rFonts w:ascii="Times New Roman" w:hAnsi="Times New Roman" w:cs="Times New Roman"/>
          <w:sz w:val="26"/>
          <w:szCs w:val="26"/>
        </w:rPr>
        <w:pPrChange w:id="170" w:author="Mai Anh Thơ" w:date="2021-09-06T16:55:00Z">
          <w:pPr>
            <w:pStyle w:val="ListParagraph"/>
          </w:pPr>
        </w:pPrChange>
      </w:pPr>
    </w:p>
    <w:p w14:paraId="320B49D6" w14:textId="193E0A2B" w:rsidR="00DF2724" w:rsidRPr="00245FFF" w:rsidRDefault="00DF2724">
      <w:pPr>
        <w:pStyle w:val="ListParagraph"/>
        <w:numPr>
          <w:ilvl w:val="0"/>
          <w:numId w:val="11"/>
        </w:numPr>
        <w:spacing w:line="360" w:lineRule="auto"/>
        <w:jc w:val="both"/>
        <w:rPr>
          <w:rFonts w:ascii="Times New Roman" w:hAnsi="Times New Roman" w:cs="Times New Roman"/>
          <w:sz w:val="26"/>
          <w:szCs w:val="26"/>
        </w:rPr>
        <w:pPrChange w:id="171" w:author="Mai Anh Thơ" w:date="2021-09-06T16:55:00Z">
          <w:pPr>
            <w:pStyle w:val="ListParagraph"/>
            <w:numPr>
              <w:numId w:val="11"/>
            </w:numPr>
            <w:ind w:hanging="360"/>
          </w:pPr>
        </w:pPrChange>
      </w:pPr>
      <w:proofErr w:type="spellStart"/>
      <w:r w:rsidRPr="00245FFF">
        <w:rPr>
          <w:rFonts w:ascii="Times New Roman" w:hAnsi="Times New Roman" w:cs="Times New Roman"/>
          <w:sz w:val="26"/>
          <w:szCs w:val="26"/>
        </w:rPr>
        <w:t>Khuyết</w:t>
      </w:r>
      <w:proofErr w:type="spellEnd"/>
      <w:r w:rsidRPr="00245FFF">
        <w:rPr>
          <w:rFonts w:ascii="Times New Roman" w:hAnsi="Times New Roman" w:cs="Times New Roman"/>
          <w:sz w:val="26"/>
          <w:szCs w:val="26"/>
        </w:rPr>
        <w:t xml:space="preserve"> </w:t>
      </w:r>
      <w:proofErr w:type="spellStart"/>
      <w:r w:rsidRPr="00245FFF">
        <w:rPr>
          <w:rFonts w:ascii="Times New Roman" w:hAnsi="Times New Roman" w:cs="Times New Roman"/>
          <w:sz w:val="26"/>
          <w:szCs w:val="26"/>
        </w:rPr>
        <w:t>điểm</w:t>
      </w:r>
      <w:proofErr w:type="spellEnd"/>
      <w:r w:rsidRPr="00245FFF">
        <w:rPr>
          <w:rFonts w:ascii="Times New Roman" w:hAnsi="Times New Roman" w:cs="Times New Roman"/>
          <w:sz w:val="26"/>
          <w:szCs w:val="26"/>
        </w:rPr>
        <w:t xml:space="preserve">: </w:t>
      </w:r>
    </w:p>
    <w:p w14:paraId="662DB2F4" w14:textId="28A3FA47" w:rsidR="00DF2724" w:rsidRPr="00DF2724" w:rsidRDefault="00DF2724">
      <w:pPr>
        <w:pStyle w:val="ListParagraph"/>
        <w:numPr>
          <w:ilvl w:val="0"/>
          <w:numId w:val="2"/>
        </w:numPr>
        <w:spacing w:line="360" w:lineRule="auto"/>
        <w:jc w:val="both"/>
        <w:rPr>
          <w:rFonts w:ascii="Times New Roman" w:hAnsi="Times New Roman" w:cs="Times New Roman"/>
          <w:sz w:val="26"/>
          <w:szCs w:val="26"/>
        </w:rPr>
        <w:pPrChange w:id="172" w:author="Mai Anh Thơ" w:date="2021-09-06T16:55:00Z">
          <w:pPr>
            <w:pStyle w:val="ListParagraph"/>
            <w:numPr>
              <w:numId w:val="2"/>
            </w:numPr>
            <w:ind w:hanging="360"/>
          </w:pPr>
        </w:pPrChange>
      </w:pPr>
      <w:proofErr w:type="spellStart"/>
      <w:r w:rsidRPr="00DF2724">
        <w:rPr>
          <w:rFonts w:ascii="Times New Roman" w:hAnsi="Times New Roman" w:cs="Times New Roman"/>
          <w:sz w:val="26"/>
          <w:szCs w:val="26"/>
        </w:rPr>
        <w:t>Quảng</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cáo</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nội</w:t>
      </w:r>
      <w:proofErr w:type="spellEnd"/>
      <w:r w:rsidRPr="00DF2724">
        <w:rPr>
          <w:rFonts w:ascii="Times New Roman" w:hAnsi="Times New Roman" w:cs="Times New Roman"/>
          <w:sz w:val="26"/>
          <w:szCs w:val="26"/>
        </w:rPr>
        <w:t xml:space="preserve"> dung </w:t>
      </w:r>
      <w:proofErr w:type="spellStart"/>
      <w:r w:rsidRPr="00DF2724">
        <w:rPr>
          <w:rFonts w:ascii="Times New Roman" w:hAnsi="Times New Roman" w:cs="Times New Roman"/>
          <w:sz w:val="26"/>
          <w:szCs w:val="26"/>
        </w:rPr>
        <w:t>không</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phù</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hợp</w:t>
      </w:r>
      <w:proofErr w:type="spellEnd"/>
      <w:r w:rsidRPr="00DF2724">
        <w:rPr>
          <w:rFonts w:ascii="Times New Roman" w:hAnsi="Times New Roman" w:cs="Times New Roman"/>
          <w:sz w:val="26"/>
          <w:szCs w:val="26"/>
        </w:rPr>
        <w:t>.</w:t>
      </w:r>
    </w:p>
    <w:p w14:paraId="35C52BD1" w14:textId="5C012194" w:rsidR="00DF2724" w:rsidRPr="00DF2724" w:rsidRDefault="00DF2724">
      <w:pPr>
        <w:pStyle w:val="ListParagraph"/>
        <w:numPr>
          <w:ilvl w:val="0"/>
          <w:numId w:val="2"/>
        </w:numPr>
        <w:spacing w:line="360" w:lineRule="auto"/>
        <w:jc w:val="both"/>
        <w:rPr>
          <w:rFonts w:ascii="Times New Roman" w:hAnsi="Times New Roman" w:cs="Times New Roman"/>
          <w:sz w:val="26"/>
          <w:szCs w:val="26"/>
        </w:rPr>
        <w:pPrChange w:id="173" w:author="Mai Anh Thơ" w:date="2021-09-06T16:55:00Z">
          <w:pPr>
            <w:pStyle w:val="ListParagraph"/>
            <w:numPr>
              <w:numId w:val="2"/>
            </w:numPr>
            <w:ind w:hanging="360"/>
          </w:pPr>
        </w:pPrChange>
      </w:pPr>
      <w:proofErr w:type="spellStart"/>
      <w:r w:rsidRPr="00DF2724">
        <w:rPr>
          <w:rFonts w:ascii="Times New Roman" w:hAnsi="Times New Roman" w:cs="Times New Roman"/>
          <w:sz w:val="26"/>
          <w:szCs w:val="26"/>
        </w:rPr>
        <w:t>Chưa</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quản</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lí</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được</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nội</w:t>
      </w:r>
      <w:proofErr w:type="spellEnd"/>
      <w:r w:rsidRPr="00DF2724">
        <w:rPr>
          <w:rFonts w:ascii="Times New Roman" w:hAnsi="Times New Roman" w:cs="Times New Roman"/>
          <w:sz w:val="26"/>
          <w:szCs w:val="26"/>
        </w:rPr>
        <w:t xml:space="preserve"> dung </w:t>
      </w:r>
      <w:proofErr w:type="spellStart"/>
      <w:r w:rsidRPr="00DF2724">
        <w:rPr>
          <w:rFonts w:ascii="Times New Roman" w:hAnsi="Times New Roman" w:cs="Times New Roman"/>
          <w:sz w:val="26"/>
          <w:szCs w:val="26"/>
        </w:rPr>
        <w:t>đăng</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tải</w:t>
      </w:r>
      <w:proofErr w:type="spellEnd"/>
      <w:r w:rsidRPr="00DF2724">
        <w:rPr>
          <w:rFonts w:ascii="Times New Roman" w:hAnsi="Times New Roman" w:cs="Times New Roman"/>
          <w:sz w:val="26"/>
          <w:szCs w:val="26"/>
        </w:rPr>
        <w:t>.</w:t>
      </w:r>
      <w:commentRangeEnd w:id="165"/>
      <w:r w:rsidR="00DC6B91">
        <w:rPr>
          <w:rStyle w:val="CommentReference"/>
        </w:rPr>
        <w:commentReference w:id="165"/>
      </w:r>
    </w:p>
    <w:p w14:paraId="327223C7" w14:textId="776AC145" w:rsidR="00DF2724" w:rsidRDefault="001221ED" w:rsidP="001221ED">
      <w:pPr>
        <w:pStyle w:val="Heading3"/>
      </w:pPr>
      <w:bookmarkStart w:id="174" w:name="_Toc81052243"/>
      <w:bookmarkStart w:id="175" w:name="_Toc81053422"/>
      <w:r>
        <w:t xml:space="preserve">1.1.2. </w:t>
      </w:r>
      <w:proofErr w:type="spellStart"/>
      <w:r w:rsidR="00DF2724" w:rsidRPr="00571508">
        <w:t>TikTok</w:t>
      </w:r>
      <w:proofErr w:type="spellEnd"/>
      <w:r w:rsidR="00DF2724" w:rsidRPr="00571508">
        <w:t>:</w:t>
      </w:r>
      <w:bookmarkEnd w:id="174"/>
      <w:bookmarkEnd w:id="175"/>
    </w:p>
    <w:p w14:paraId="79F7ABC5" w14:textId="3B83E70F" w:rsidR="006C34DA" w:rsidRDefault="006C34DA">
      <w:pPr>
        <w:rPr>
          <w:rFonts w:ascii="Times New Roman" w:hAnsi="Times New Roman" w:cs="Times New Roman"/>
          <w:b/>
          <w:bCs/>
          <w:sz w:val="26"/>
          <w:szCs w:val="26"/>
        </w:rPr>
      </w:pPr>
      <w:r>
        <w:rPr>
          <w:noProof/>
        </w:rPr>
        <w:drawing>
          <wp:inline distT="0" distB="0" distL="0" distR="0" wp14:anchorId="4F6B84FE" wp14:editId="4BBB74BA">
            <wp:extent cx="59436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57625"/>
                    </a:xfrm>
                    <a:prstGeom prst="rect">
                      <a:avLst/>
                    </a:prstGeom>
                  </pic:spPr>
                </pic:pic>
              </a:graphicData>
            </a:graphic>
          </wp:inline>
        </w:drawing>
      </w:r>
    </w:p>
    <w:p w14:paraId="4E44014A" w14:textId="1072DEC1" w:rsidR="0037040A" w:rsidRPr="00E437E2" w:rsidRDefault="0037040A" w:rsidP="0037040A">
      <w:pPr>
        <w:pStyle w:val="Caption"/>
        <w:jc w:val="center"/>
        <w:rPr>
          <w:rFonts w:ascii="Times New Roman" w:hAnsi="Times New Roman" w:cs="Times New Roman"/>
          <w:b/>
          <w:bCs/>
          <w:i w:val="0"/>
          <w:iCs w:val="0"/>
          <w:color w:val="auto"/>
          <w:sz w:val="26"/>
          <w:szCs w:val="26"/>
        </w:rPr>
      </w:pPr>
      <w:bookmarkStart w:id="176" w:name="_Toc81053757"/>
      <w:proofErr w:type="spellStart"/>
      <w:r w:rsidRPr="00E437E2">
        <w:rPr>
          <w:rFonts w:ascii="Times New Roman" w:hAnsi="Times New Roman" w:cs="Times New Roman"/>
          <w:b/>
          <w:bCs/>
          <w:i w:val="0"/>
          <w:iCs w:val="0"/>
          <w:color w:val="auto"/>
          <w:sz w:val="26"/>
          <w:szCs w:val="26"/>
        </w:rPr>
        <w:t>Hình</w:t>
      </w:r>
      <w:proofErr w:type="spellEnd"/>
      <w:r w:rsidRPr="00E437E2">
        <w:rPr>
          <w:rFonts w:ascii="Times New Roman" w:hAnsi="Times New Roman" w:cs="Times New Roman"/>
          <w:b/>
          <w:bCs/>
          <w:i w:val="0"/>
          <w:iCs w:val="0"/>
          <w:color w:val="auto"/>
          <w:sz w:val="26"/>
          <w:szCs w:val="26"/>
        </w:rPr>
        <w:t xml:space="preserve"> </w:t>
      </w:r>
      <w:r w:rsidRPr="00E437E2">
        <w:rPr>
          <w:rFonts w:ascii="Times New Roman" w:hAnsi="Times New Roman" w:cs="Times New Roman"/>
          <w:b/>
          <w:bCs/>
          <w:i w:val="0"/>
          <w:iCs w:val="0"/>
          <w:color w:val="auto"/>
          <w:sz w:val="26"/>
          <w:szCs w:val="26"/>
        </w:rPr>
        <w:fldChar w:fldCharType="begin"/>
      </w:r>
      <w:r w:rsidRPr="00E437E2">
        <w:rPr>
          <w:rFonts w:ascii="Times New Roman" w:hAnsi="Times New Roman" w:cs="Times New Roman"/>
          <w:b/>
          <w:bCs/>
          <w:i w:val="0"/>
          <w:iCs w:val="0"/>
          <w:color w:val="auto"/>
          <w:sz w:val="26"/>
          <w:szCs w:val="26"/>
        </w:rPr>
        <w:instrText xml:space="preserve"> SEQ Figure \* ARABIC </w:instrText>
      </w:r>
      <w:r w:rsidRPr="00E437E2">
        <w:rPr>
          <w:rFonts w:ascii="Times New Roman" w:hAnsi="Times New Roman" w:cs="Times New Roman"/>
          <w:b/>
          <w:bCs/>
          <w:i w:val="0"/>
          <w:iCs w:val="0"/>
          <w:color w:val="auto"/>
          <w:sz w:val="26"/>
          <w:szCs w:val="26"/>
        </w:rPr>
        <w:fldChar w:fldCharType="separate"/>
      </w:r>
      <w:r w:rsidRPr="00E437E2">
        <w:rPr>
          <w:rFonts w:ascii="Times New Roman" w:hAnsi="Times New Roman" w:cs="Times New Roman"/>
          <w:b/>
          <w:bCs/>
          <w:i w:val="0"/>
          <w:iCs w:val="0"/>
          <w:noProof/>
          <w:color w:val="auto"/>
          <w:sz w:val="26"/>
          <w:szCs w:val="26"/>
        </w:rPr>
        <w:t>2</w:t>
      </w:r>
      <w:r w:rsidRPr="00E437E2">
        <w:rPr>
          <w:rFonts w:ascii="Times New Roman" w:hAnsi="Times New Roman" w:cs="Times New Roman"/>
          <w:b/>
          <w:bCs/>
          <w:i w:val="0"/>
          <w:iCs w:val="0"/>
          <w:color w:val="auto"/>
          <w:sz w:val="26"/>
          <w:szCs w:val="26"/>
        </w:rPr>
        <w:fldChar w:fldCharType="end"/>
      </w:r>
      <w:r w:rsidRPr="00E437E2">
        <w:rPr>
          <w:rFonts w:ascii="Times New Roman" w:hAnsi="Times New Roman" w:cs="Times New Roman"/>
          <w:b/>
          <w:bCs/>
          <w:i w:val="0"/>
          <w:iCs w:val="0"/>
          <w:color w:val="auto"/>
          <w:sz w:val="26"/>
          <w:szCs w:val="26"/>
        </w:rPr>
        <w:t>.2:</w:t>
      </w:r>
      <w:r w:rsidR="00E437E2">
        <w:rPr>
          <w:rFonts w:ascii="Times New Roman" w:hAnsi="Times New Roman" w:cs="Times New Roman"/>
          <w:b/>
          <w:bCs/>
          <w:i w:val="0"/>
          <w:iCs w:val="0"/>
          <w:color w:val="auto"/>
          <w:sz w:val="26"/>
          <w:szCs w:val="26"/>
        </w:rPr>
        <w:t xml:space="preserve"> </w:t>
      </w:r>
      <w:proofErr w:type="spellStart"/>
      <w:r w:rsidRPr="00E437E2">
        <w:rPr>
          <w:rFonts w:ascii="Times New Roman" w:hAnsi="Times New Roman" w:cs="Times New Roman"/>
          <w:b/>
          <w:bCs/>
          <w:i w:val="0"/>
          <w:iCs w:val="0"/>
          <w:color w:val="auto"/>
          <w:sz w:val="26"/>
          <w:szCs w:val="26"/>
        </w:rPr>
        <w:t>Tiktok</w:t>
      </w:r>
      <w:bookmarkEnd w:id="176"/>
      <w:proofErr w:type="spellEnd"/>
    </w:p>
    <w:p w14:paraId="24469C17" w14:textId="05F7BC3D" w:rsidR="00DF2724" w:rsidRDefault="00DF2724" w:rsidP="004E170E">
      <w:pPr>
        <w:rPr>
          <w:rFonts w:ascii="Times New Roman" w:hAnsi="Times New Roman" w:cs="Times New Roman"/>
          <w:sz w:val="26"/>
          <w:szCs w:val="26"/>
        </w:rPr>
      </w:pP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Client Side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bởi</w:t>
      </w:r>
      <w:proofErr w:type="spellEnd"/>
      <w:r>
        <w:rPr>
          <w:rFonts w:ascii="Times New Roman" w:hAnsi="Times New Roman" w:cs="Times New Roman"/>
          <w:sz w:val="26"/>
          <w:szCs w:val="26"/>
        </w:rPr>
        <w:t xml:space="preserve"> React.</w:t>
      </w:r>
    </w:p>
    <w:p w14:paraId="0BFD2058" w14:textId="464B83E4" w:rsidR="00DF2724" w:rsidRPr="00245FFF" w:rsidRDefault="00DF2724" w:rsidP="00245FFF">
      <w:pPr>
        <w:pStyle w:val="ListParagraph"/>
        <w:numPr>
          <w:ilvl w:val="0"/>
          <w:numId w:val="8"/>
        </w:numPr>
        <w:rPr>
          <w:rFonts w:ascii="Times New Roman" w:hAnsi="Times New Roman" w:cs="Times New Roman"/>
          <w:sz w:val="26"/>
          <w:szCs w:val="26"/>
        </w:rPr>
      </w:pPr>
      <w:proofErr w:type="spellStart"/>
      <w:r w:rsidRPr="00245FFF">
        <w:rPr>
          <w:rFonts w:ascii="Times New Roman" w:hAnsi="Times New Roman" w:cs="Times New Roman"/>
          <w:sz w:val="26"/>
          <w:szCs w:val="26"/>
        </w:rPr>
        <w:t>Ưu</w:t>
      </w:r>
      <w:proofErr w:type="spellEnd"/>
      <w:r w:rsidRPr="00245FFF">
        <w:rPr>
          <w:rFonts w:ascii="Times New Roman" w:hAnsi="Times New Roman" w:cs="Times New Roman"/>
          <w:sz w:val="26"/>
          <w:szCs w:val="26"/>
        </w:rPr>
        <w:t xml:space="preserve"> </w:t>
      </w:r>
      <w:proofErr w:type="spellStart"/>
      <w:r w:rsidRPr="00245FFF">
        <w:rPr>
          <w:rFonts w:ascii="Times New Roman" w:hAnsi="Times New Roman" w:cs="Times New Roman"/>
          <w:sz w:val="26"/>
          <w:szCs w:val="26"/>
        </w:rPr>
        <w:t>điểm</w:t>
      </w:r>
      <w:proofErr w:type="spellEnd"/>
      <w:r w:rsidRPr="00245FFF">
        <w:rPr>
          <w:rFonts w:ascii="Times New Roman" w:hAnsi="Times New Roman" w:cs="Times New Roman"/>
          <w:sz w:val="26"/>
          <w:szCs w:val="26"/>
        </w:rPr>
        <w:t>:</w:t>
      </w:r>
    </w:p>
    <w:p w14:paraId="5A0FAC73" w14:textId="436A2463" w:rsidR="00DF2724" w:rsidRPr="00DF2724" w:rsidRDefault="00DF2724" w:rsidP="00245FFF">
      <w:pPr>
        <w:pStyle w:val="ListParagraph"/>
        <w:numPr>
          <w:ilvl w:val="0"/>
          <w:numId w:val="1"/>
        </w:numPr>
        <w:rPr>
          <w:rFonts w:ascii="Times New Roman" w:hAnsi="Times New Roman" w:cs="Times New Roman"/>
          <w:sz w:val="26"/>
          <w:szCs w:val="26"/>
        </w:rPr>
      </w:pPr>
      <w:r w:rsidRPr="00DF2724">
        <w:rPr>
          <w:rFonts w:ascii="Times New Roman" w:hAnsi="Times New Roman" w:cs="Times New Roman"/>
          <w:sz w:val="26"/>
          <w:szCs w:val="26"/>
        </w:rPr>
        <w:lastRenderedPageBreak/>
        <w:t xml:space="preserve">Giao </w:t>
      </w:r>
      <w:proofErr w:type="spellStart"/>
      <w:r w:rsidRPr="00DF2724">
        <w:rPr>
          <w:rFonts w:ascii="Times New Roman" w:hAnsi="Times New Roman" w:cs="Times New Roman"/>
          <w:sz w:val="26"/>
          <w:szCs w:val="26"/>
        </w:rPr>
        <w:t>diện</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trực</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quan</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dễ</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thao</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tác</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với</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nhiều</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người</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dùng</w:t>
      </w:r>
      <w:proofErr w:type="spellEnd"/>
      <w:r w:rsidRPr="00DF2724">
        <w:rPr>
          <w:rFonts w:ascii="Times New Roman" w:hAnsi="Times New Roman" w:cs="Times New Roman"/>
          <w:sz w:val="26"/>
          <w:szCs w:val="26"/>
        </w:rPr>
        <w:t>.</w:t>
      </w:r>
    </w:p>
    <w:p w14:paraId="50B284AD" w14:textId="3968ED20" w:rsidR="00DF2724" w:rsidRPr="00DF2724" w:rsidRDefault="00DF2724" w:rsidP="00245FFF">
      <w:pPr>
        <w:pStyle w:val="ListParagraph"/>
        <w:numPr>
          <w:ilvl w:val="0"/>
          <w:numId w:val="1"/>
        </w:numPr>
        <w:rPr>
          <w:rFonts w:ascii="Times New Roman" w:hAnsi="Times New Roman" w:cs="Times New Roman"/>
          <w:sz w:val="26"/>
          <w:szCs w:val="26"/>
        </w:rPr>
      </w:pPr>
      <w:proofErr w:type="spellStart"/>
      <w:r w:rsidRPr="00DF2724">
        <w:rPr>
          <w:rFonts w:ascii="Times New Roman" w:hAnsi="Times New Roman" w:cs="Times New Roman"/>
          <w:sz w:val="26"/>
          <w:szCs w:val="26"/>
        </w:rPr>
        <w:t>Nội</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đa</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dạng</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kết</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hợp</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âm</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nhạc</w:t>
      </w:r>
      <w:proofErr w:type="spellEnd"/>
      <w:r w:rsidRPr="00DF2724">
        <w:rPr>
          <w:rFonts w:ascii="Times New Roman" w:hAnsi="Times New Roman" w:cs="Times New Roman"/>
          <w:sz w:val="26"/>
          <w:szCs w:val="26"/>
        </w:rPr>
        <w:t>.</w:t>
      </w:r>
    </w:p>
    <w:p w14:paraId="095DC151" w14:textId="59C00F66" w:rsidR="00DF2724" w:rsidRPr="00DF2724" w:rsidRDefault="00DF2724" w:rsidP="00245FFF">
      <w:pPr>
        <w:pStyle w:val="ListParagraph"/>
        <w:numPr>
          <w:ilvl w:val="0"/>
          <w:numId w:val="1"/>
        </w:numPr>
        <w:rPr>
          <w:rFonts w:ascii="Times New Roman" w:hAnsi="Times New Roman" w:cs="Times New Roman"/>
          <w:sz w:val="26"/>
          <w:szCs w:val="26"/>
        </w:rPr>
      </w:pPr>
      <w:proofErr w:type="spellStart"/>
      <w:r w:rsidRPr="00DF2724">
        <w:rPr>
          <w:rFonts w:ascii="Times New Roman" w:hAnsi="Times New Roman" w:cs="Times New Roman"/>
          <w:sz w:val="26"/>
          <w:szCs w:val="26"/>
        </w:rPr>
        <w:t>Đăng</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tải</w:t>
      </w:r>
      <w:proofErr w:type="spellEnd"/>
      <w:r w:rsidRPr="00DF2724">
        <w:rPr>
          <w:rFonts w:ascii="Times New Roman" w:hAnsi="Times New Roman" w:cs="Times New Roman"/>
          <w:sz w:val="26"/>
          <w:szCs w:val="26"/>
        </w:rPr>
        <w:t xml:space="preserve"> video </w:t>
      </w:r>
      <w:proofErr w:type="spellStart"/>
      <w:r w:rsidRPr="00DF2724">
        <w:rPr>
          <w:rFonts w:ascii="Times New Roman" w:hAnsi="Times New Roman" w:cs="Times New Roman"/>
          <w:sz w:val="26"/>
          <w:szCs w:val="26"/>
        </w:rPr>
        <w:t>nhanh</w:t>
      </w:r>
      <w:proofErr w:type="spellEnd"/>
      <w:r w:rsidRPr="00DF2724">
        <w:rPr>
          <w:rFonts w:ascii="Times New Roman" w:hAnsi="Times New Roman" w:cs="Times New Roman"/>
          <w:sz w:val="26"/>
          <w:szCs w:val="26"/>
        </w:rPr>
        <w:t xml:space="preserve"> </w:t>
      </w:r>
      <w:proofErr w:type="spellStart"/>
      <w:r w:rsidRPr="00DF2724">
        <w:rPr>
          <w:rFonts w:ascii="Times New Roman" w:hAnsi="Times New Roman" w:cs="Times New Roman"/>
          <w:sz w:val="26"/>
          <w:szCs w:val="26"/>
        </w:rPr>
        <w:t>chóng</w:t>
      </w:r>
      <w:proofErr w:type="spellEnd"/>
      <w:r w:rsidRPr="00DF2724">
        <w:rPr>
          <w:rFonts w:ascii="Times New Roman" w:hAnsi="Times New Roman" w:cs="Times New Roman"/>
          <w:sz w:val="26"/>
          <w:szCs w:val="26"/>
        </w:rPr>
        <w:t>.</w:t>
      </w:r>
    </w:p>
    <w:p w14:paraId="0182198B" w14:textId="6CAA8CBB" w:rsidR="00DF2724" w:rsidRPr="00245FFF" w:rsidRDefault="00DF2724" w:rsidP="00245FFF">
      <w:pPr>
        <w:pStyle w:val="ListParagraph"/>
        <w:numPr>
          <w:ilvl w:val="0"/>
          <w:numId w:val="9"/>
        </w:numPr>
        <w:rPr>
          <w:rFonts w:ascii="Times New Roman" w:hAnsi="Times New Roman" w:cs="Times New Roman"/>
          <w:sz w:val="26"/>
          <w:szCs w:val="26"/>
        </w:rPr>
      </w:pPr>
      <w:proofErr w:type="spellStart"/>
      <w:r w:rsidRPr="00245FFF">
        <w:rPr>
          <w:rFonts w:ascii="Times New Roman" w:hAnsi="Times New Roman" w:cs="Times New Roman"/>
          <w:sz w:val="26"/>
          <w:szCs w:val="26"/>
        </w:rPr>
        <w:t>Khuyết</w:t>
      </w:r>
      <w:proofErr w:type="spellEnd"/>
      <w:r w:rsidRPr="00245FFF">
        <w:rPr>
          <w:rFonts w:ascii="Times New Roman" w:hAnsi="Times New Roman" w:cs="Times New Roman"/>
          <w:sz w:val="26"/>
          <w:szCs w:val="26"/>
        </w:rPr>
        <w:t xml:space="preserve"> </w:t>
      </w:r>
      <w:proofErr w:type="spellStart"/>
      <w:r w:rsidRPr="00245FFF">
        <w:rPr>
          <w:rFonts w:ascii="Times New Roman" w:hAnsi="Times New Roman" w:cs="Times New Roman"/>
          <w:sz w:val="26"/>
          <w:szCs w:val="26"/>
        </w:rPr>
        <w:t>điểm</w:t>
      </w:r>
      <w:proofErr w:type="spellEnd"/>
      <w:r w:rsidRPr="00245FFF">
        <w:rPr>
          <w:rFonts w:ascii="Times New Roman" w:hAnsi="Times New Roman" w:cs="Times New Roman"/>
          <w:sz w:val="26"/>
          <w:szCs w:val="26"/>
        </w:rPr>
        <w:t>:</w:t>
      </w:r>
    </w:p>
    <w:p w14:paraId="65E5E0F9" w14:textId="409D65A8" w:rsidR="00DF2724" w:rsidRPr="00571508" w:rsidRDefault="00DF2724" w:rsidP="00245FFF">
      <w:pPr>
        <w:pStyle w:val="ListParagraph"/>
        <w:numPr>
          <w:ilvl w:val="0"/>
          <w:numId w:val="4"/>
        </w:numPr>
        <w:rPr>
          <w:rFonts w:ascii="Times New Roman" w:hAnsi="Times New Roman" w:cs="Times New Roman"/>
          <w:sz w:val="26"/>
          <w:szCs w:val="26"/>
        </w:rPr>
      </w:pPr>
      <w:proofErr w:type="spellStart"/>
      <w:r w:rsidRPr="00571508">
        <w:rPr>
          <w:rFonts w:ascii="Times New Roman" w:hAnsi="Times New Roman" w:cs="Times New Roman"/>
          <w:sz w:val="26"/>
          <w:szCs w:val="26"/>
        </w:rPr>
        <w:t>Lộ</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thông</w:t>
      </w:r>
      <w:proofErr w:type="spellEnd"/>
      <w:r w:rsidRPr="00571508">
        <w:rPr>
          <w:rFonts w:ascii="Times New Roman" w:hAnsi="Times New Roman" w:cs="Times New Roman"/>
          <w:sz w:val="26"/>
          <w:szCs w:val="26"/>
        </w:rPr>
        <w:t xml:space="preserve"> tin </w:t>
      </w:r>
      <w:proofErr w:type="spellStart"/>
      <w:r w:rsidRPr="00571508">
        <w:rPr>
          <w:rFonts w:ascii="Times New Roman" w:hAnsi="Times New Roman" w:cs="Times New Roman"/>
          <w:sz w:val="26"/>
          <w:szCs w:val="26"/>
        </w:rPr>
        <w:t>người</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dùng</w:t>
      </w:r>
      <w:proofErr w:type="spellEnd"/>
      <w:r w:rsidRPr="00571508">
        <w:rPr>
          <w:rFonts w:ascii="Times New Roman" w:hAnsi="Times New Roman" w:cs="Times New Roman"/>
          <w:sz w:val="26"/>
          <w:szCs w:val="26"/>
        </w:rPr>
        <w:t>.</w:t>
      </w:r>
    </w:p>
    <w:p w14:paraId="7151B0E6" w14:textId="39E4E1FF" w:rsidR="00DF2724" w:rsidRPr="00571508" w:rsidRDefault="00DF2724" w:rsidP="00245FFF">
      <w:pPr>
        <w:pStyle w:val="ListParagraph"/>
        <w:numPr>
          <w:ilvl w:val="0"/>
          <w:numId w:val="4"/>
        </w:numPr>
        <w:rPr>
          <w:rFonts w:ascii="Times New Roman" w:hAnsi="Times New Roman" w:cs="Times New Roman"/>
          <w:sz w:val="26"/>
          <w:szCs w:val="26"/>
        </w:rPr>
      </w:pPr>
      <w:proofErr w:type="spellStart"/>
      <w:r w:rsidRPr="00571508">
        <w:rPr>
          <w:rFonts w:ascii="Times New Roman" w:hAnsi="Times New Roman" w:cs="Times New Roman"/>
          <w:sz w:val="26"/>
          <w:szCs w:val="26"/>
        </w:rPr>
        <w:t>Chưa</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kiểm</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soát</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được</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nội</w:t>
      </w:r>
      <w:proofErr w:type="spellEnd"/>
      <w:r w:rsidRPr="00571508">
        <w:rPr>
          <w:rFonts w:ascii="Times New Roman" w:hAnsi="Times New Roman" w:cs="Times New Roman"/>
          <w:sz w:val="26"/>
          <w:szCs w:val="26"/>
        </w:rPr>
        <w:t xml:space="preserve"> dung </w:t>
      </w:r>
      <w:proofErr w:type="spellStart"/>
      <w:r w:rsidRPr="00571508">
        <w:rPr>
          <w:rFonts w:ascii="Times New Roman" w:hAnsi="Times New Roman" w:cs="Times New Roman"/>
          <w:sz w:val="26"/>
          <w:szCs w:val="26"/>
        </w:rPr>
        <w:t>đăng</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tải</w:t>
      </w:r>
      <w:proofErr w:type="spellEnd"/>
      <w:r w:rsidRPr="00571508">
        <w:rPr>
          <w:rFonts w:ascii="Times New Roman" w:hAnsi="Times New Roman" w:cs="Times New Roman"/>
          <w:sz w:val="26"/>
          <w:szCs w:val="26"/>
        </w:rPr>
        <w:t>.</w:t>
      </w:r>
    </w:p>
    <w:p w14:paraId="1CBEC65C" w14:textId="03514A63" w:rsidR="00571508" w:rsidRPr="00571508" w:rsidRDefault="00571508" w:rsidP="00245FFF">
      <w:pPr>
        <w:pStyle w:val="ListParagraph"/>
        <w:numPr>
          <w:ilvl w:val="0"/>
          <w:numId w:val="4"/>
        </w:numPr>
        <w:rPr>
          <w:rFonts w:ascii="Times New Roman" w:hAnsi="Times New Roman" w:cs="Times New Roman"/>
          <w:sz w:val="26"/>
          <w:szCs w:val="26"/>
        </w:rPr>
      </w:pPr>
      <w:proofErr w:type="spellStart"/>
      <w:r w:rsidRPr="00571508">
        <w:rPr>
          <w:rFonts w:ascii="Times New Roman" w:hAnsi="Times New Roman" w:cs="Times New Roman"/>
          <w:sz w:val="26"/>
          <w:szCs w:val="26"/>
        </w:rPr>
        <w:t>Chưa</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giới</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hạn</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độ</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tuổi</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sử</w:t>
      </w:r>
      <w:proofErr w:type="spellEnd"/>
      <w:r w:rsidRPr="00571508">
        <w:rPr>
          <w:rFonts w:ascii="Times New Roman" w:hAnsi="Times New Roman" w:cs="Times New Roman"/>
          <w:sz w:val="26"/>
          <w:szCs w:val="26"/>
        </w:rPr>
        <w:t xml:space="preserve"> </w:t>
      </w:r>
      <w:proofErr w:type="spellStart"/>
      <w:r w:rsidRPr="00571508">
        <w:rPr>
          <w:rFonts w:ascii="Times New Roman" w:hAnsi="Times New Roman" w:cs="Times New Roman"/>
          <w:sz w:val="26"/>
          <w:szCs w:val="26"/>
        </w:rPr>
        <w:t>dụng</w:t>
      </w:r>
      <w:proofErr w:type="spellEnd"/>
      <w:r w:rsidRPr="00571508">
        <w:rPr>
          <w:rFonts w:ascii="Times New Roman" w:hAnsi="Times New Roman" w:cs="Times New Roman"/>
          <w:sz w:val="26"/>
          <w:szCs w:val="26"/>
        </w:rPr>
        <w:t>.</w:t>
      </w:r>
    </w:p>
    <w:p w14:paraId="69D89AA9" w14:textId="54B7B71E" w:rsidR="006C34DA" w:rsidRPr="001221ED" w:rsidRDefault="001221ED" w:rsidP="001221ED">
      <w:pPr>
        <w:pStyle w:val="Heading3"/>
      </w:pPr>
      <w:bookmarkStart w:id="177" w:name="_Toc81052244"/>
      <w:bookmarkStart w:id="178" w:name="_Toc81053423"/>
      <w:r>
        <w:t xml:space="preserve">1.1.3. </w:t>
      </w:r>
      <w:r w:rsidR="00571508" w:rsidRPr="001221ED">
        <w:t>Instagram:</w:t>
      </w:r>
      <w:bookmarkEnd w:id="177"/>
      <w:bookmarkEnd w:id="178"/>
    </w:p>
    <w:p w14:paraId="5AC4C501" w14:textId="72E329BB" w:rsidR="006C34DA" w:rsidRDefault="006C34DA">
      <w:pPr>
        <w:rPr>
          <w:rFonts w:ascii="Times New Roman" w:hAnsi="Times New Roman" w:cs="Times New Roman"/>
          <w:b/>
          <w:bCs/>
          <w:sz w:val="26"/>
          <w:szCs w:val="26"/>
        </w:rPr>
      </w:pPr>
      <w:r>
        <w:rPr>
          <w:noProof/>
        </w:rPr>
        <w:drawing>
          <wp:inline distT="0" distB="0" distL="0" distR="0" wp14:anchorId="1FC21876" wp14:editId="57DC3E9B">
            <wp:extent cx="594360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40405"/>
                    </a:xfrm>
                    <a:prstGeom prst="rect">
                      <a:avLst/>
                    </a:prstGeom>
                  </pic:spPr>
                </pic:pic>
              </a:graphicData>
            </a:graphic>
          </wp:inline>
        </w:drawing>
      </w:r>
      <w:r w:rsidR="00571508">
        <w:rPr>
          <w:rFonts w:ascii="Times New Roman" w:hAnsi="Times New Roman" w:cs="Times New Roman"/>
          <w:b/>
          <w:bCs/>
          <w:sz w:val="26"/>
          <w:szCs w:val="26"/>
        </w:rPr>
        <w:t xml:space="preserve"> </w:t>
      </w:r>
    </w:p>
    <w:p w14:paraId="57038180" w14:textId="088D474B" w:rsidR="0037040A" w:rsidRPr="00E437E2" w:rsidRDefault="0037040A" w:rsidP="0037040A">
      <w:pPr>
        <w:pStyle w:val="Caption"/>
        <w:jc w:val="center"/>
        <w:rPr>
          <w:rFonts w:ascii="Times New Roman" w:hAnsi="Times New Roman" w:cs="Times New Roman"/>
          <w:b/>
          <w:bCs/>
          <w:i w:val="0"/>
          <w:iCs w:val="0"/>
          <w:color w:val="auto"/>
          <w:sz w:val="26"/>
          <w:szCs w:val="26"/>
        </w:rPr>
      </w:pPr>
      <w:bookmarkStart w:id="179" w:name="_Toc81053758"/>
      <w:proofErr w:type="spellStart"/>
      <w:r w:rsidRPr="00E437E2">
        <w:rPr>
          <w:rFonts w:ascii="Times New Roman" w:hAnsi="Times New Roman" w:cs="Times New Roman"/>
          <w:b/>
          <w:bCs/>
          <w:i w:val="0"/>
          <w:iCs w:val="0"/>
          <w:color w:val="auto"/>
          <w:sz w:val="26"/>
          <w:szCs w:val="26"/>
        </w:rPr>
        <w:t>Hình</w:t>
      </w:r>
      <w:proofErr w:type="spellEnd"/>
      <w:r w:rsidRPr="00E437E2">
        <w:rPr>
          <w:rFonts w:ascii="Times New Roman" w:hAnsi="Times New Roman" w:cs="Times New Roman"/>
          <w:b/>
          <w:bCs/>
          <w:i w:val="0"/>
          <w:iCs w:val="0"/>
          <w:color w:val="auto"/>
          <w:sz w:val="26"/>
          <w:szCs w:val="26"/>
        </w:rPr>
        <w:t xml:space="preserve"> 2.</w:t>
      </w:r>
      <w:r w:rsidRPr="00E437E2">
        <w:rPr>
          <w:rFonts w:ascii="Times New Roman" w:hAnsi="Times New Roman" w:cs="Times New Roman"/>
          <w:b/>
          <w:bCs/>
          <w:i w:val="0"/>
          <w:iCs w:val="0"/>
          <w:color w:val="auto"/>
          <w:sz w:val="26"/>
          <w:szCs w:val="26"/>
        </w:rPr>
        <w:fldChar w:fldCharType="begin"/>
      </w:r>
      <w:r w:rsidRPr="00E437E2">
        <w:rPr>
          <w:rFonts w:ascii="Times New Roman" w:hAnsi="Times New Roman" w:cs="Times New Roman"/>
          <w:b/>
          <w:bCs/>
          <w:i w:val="0"/>
          <w:iCs w:val="0"/>
          <w:color w:val="auto"/>
          <w:sz w:val="26"/>
          <w:szCs w:val="26"/>
        </w:rPr>
        <w:instrText xml:space="preserve"> SEQ Figure \* ARABIC </w:instrText>
      </w:r>
      <w:r w:rsidRPr="00E437E2">
        <w:rPr>
          <w:rFonts w:ascii="Times New Roman" w:hAnsi="Times New Roman" w:cs="Times New Roman"/>
          <w:b/>
          <w:bCs/>
          <w:i w:val="0"/>
          <w:iCs w:val="0"/>
          <w:color w:val="auto"/>
          <w:sz w:val="26"/>
          <w:szCs w:val="26"/>
        </w:rPr>
        <w:fldChar w:fldCharType="separate"/>
      </w:r>
      <w:r w:rsidRPr="00E437E2">
        <w:rPr>
          <w:rFonts w:ascii="Times New Roman" w:hAnsi="Times New Roman" w:cs="Times New Roman"/>
          <w:b/>
          <w:bCs/>
          <w:i w:val="0"/>
          <w:iCs w:val="0"/>
          <w:noProof/>
          <w:color w:val="auto"/>
          <w:sz w:val="26"/>
          <w:szCs w:val="26"/>
        </w:rPr>
        <w:t>3</w:t>
      </w:r>
      <w:r w:rsidRPr="00E437E2">
        <w:rPr>
          <w:rFonts w:ascii="Times New Roman" w:hAnsi="Times New Roman" w:cs="Times New Roman"/>
          <w:b/>
          <w:bCs/>
          <w:i w:val="0"/>
          <w:iCs w:val="0"/>
          <w:color w:val="auto"/>
          <w:sz w:val="26"/>
          <w:szCs w:val="26"/>
        </w:rPr>
        <w:fldChar w:fldCharType="end"/>
      </w:r>
      <w:r w:rsidRPr="00E437E2">
        <w:rPr>
          <w:rFonts w:ascii="Times New Roman" w:hAnsi="Times New Roman" w:cs="Times New Roman"/>
          <w:b/>
          <w:bCs/>
          <w:i w:val="0"/>
          <w:iCs w:val="0"/>
          <w:color w:val="auto"/>
          <w:sz w:val="26"/>
          <w:szCs w:val="26"/>
        </w:rPr>
        <w:t>: Instagram</w:t>
      </w:r>
      <w:bookmarkEnd w:id="179"/>
    </w:p>
    <w:p w14:paraId="720B83C0" w14:textId="0FD41A59" w:rsidR="00DF2724" w:rsidRDefault="006C34DA" w:rsidP="0037040A">
      <w:pPr>
        <w:pStyle w:val="Caption"/>
        <w:rPr>
          <w:rFonts w:ascii="Times New Roman" w:hAnsi="Times New Roman" w:cs="Times New Roman"/>
          <w:b/>
          <w:bCs/>
          <w:sz w:val="26"/>
          <w:szCs w:val="26"/>
        </w:rPr>
      </w:pPr>
      <w:proofErr w:type="spellStart"/>
      <w:r w:rsidRPr="006C34DA">
        <w:rPr>
          <w:rFonts w:ascii="Times New Roman" w:hAnsi="Times New Roman" w:cs="Times New Roman"/>
          <w:sz w:val="26"/>
          <w:szCs w:val="26"/>
        </w:rPr>
        <w:t>Công</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nghệ</w:t>
      </w:r>
      <w:proofErr w:type="spellEnd"/>
      <w:r w:rsidRPr="006C34DA">
        <w:rPr>
          <w:rFonts w:ascii="Times New Roman" w:hAnsi="Times New Roman" w:cs="Times New Roman"/>
          <w:sz w:val="26"/>
          <w:szCs w:val="26"/>
        </w:rPr>
        <w:t>:</w:t>
      </w:r>
      <w:r>
        <w:rPr>
          <w:rFonts w:ascii="Times New Roman" w:hAnsi="Times New Roman" w:cs="Times New Roman"/>
          <w:b/>
          <w:bCs/>
          <w:sz w:val="26"/>
          <w:szCs w:val="26"/>
        </w:rPr>
        <w:t xml:space="preserve"> </w:t>
      </w:r>
      <w:r w:rsidR="00571508">
        <w:rPr>
          <w:rFonts w:ascii="Times New Roman" w:hAnsi="Times New Roman" w:cs="Times New Roman"/>
          <w:sz w:val="26"/>
          <w:szCs w:val="26"/>
        </w:rPr>
        <w:t xml:space="preserve">Client Side </w:t>
      </w:r>
      <w:proofErr w:type="spellStart"/>
      <w:r w:rsidR="00571508">
        <w:rPr>
          <w:rFonts w:ascii="Times New Roman" w:hAnsi="Times New Roman" w:cs="Times New Roman"/>
          <w:sz w:val="26"/>
          <w:szCs w:val="26"/>
        </w:rPr>
        <w:t>được</w:t>
      </w:r>
      <w:proofErr w:type="spellEnd"/>
      <w:r w:rsidR="00571508">
        <w:rPr>
          <w:rFonts w:ascii="Times New Roman" w:hAnsi="Times New Roman" w:cs="Times New Roman"/>
          <w:sz w:val="26"/>
          <w:szCs w:val="26"/>
        </w:rPr>
        <w:t xml:space="preserve"> </w:t>
      </w:r>
      <w:proofErr w:type="spellStart"/>
      <w:r w:rsidR="00571508">
        <w:rPr>
          <w:rFonts w:ascii="Times New Roman" w:hAnsi="Times New Roman" w:cs="Times New Roman"/>
          <w:sz w:val="26"/>
          <w:szCs w:val="26"/>
        </w:rPr>
        <w:t>phát</w:t>
      </w:r>
      <w:proofErr w:type="spellEnd"/>
      <w:r w:rsidR="00571508">
        <w:rPr>
          <w:rFonts w:ascii="Times New Roman" w:hAnsi="Times New Roman" w:cs="Times New Roman"/>
          <w:sz w:val="26"/>
          <w:szCs w:val="26"/>
        </w:rPr>
        <w:t xml:space="preserve"> </w:t>
      </w:r>
      <w:proofErr w:type="spellStart"/>
      <w:r w:rsidR="00571508">
        <w:rPr>
          <w:rFonts w:ascii="Times New Roman" w:hAnsi="Times New Roman" w:cs="Times New Roman"/>
          <w:sz w:val="26"/>
          <w:szCs w:val="26"/>
        </w:rPr>
        <w:t>triển</w:t>
      </w:r>
      <w:proofErr w:type="spellEnd"/>
      <w:r w:rsidR="00571508">
        <w:rPr>
          <w:rFonts w:ascii="Times New Roman" w:hAnsi="Times New Roman" w:cs="Times New Roman"/>
          <w:sz w:val="26"/>
          <w:szCs w:val="26"/>
        </w:rPr>
        <w:t xml:space="preserve"> </w:t>
      </w:r>
      <w:proofErr w:type="spellStart"/>
      <w:r w:rsidR="00571508">
        <w:rPr>
          <w:rFonts w:ascii="Times New Roman" w:hAnsi="Times New Roman" w:cs="Times New Roman"/>
          <w:sz w:val="26"/>
          <w:szCs w:val="26"/>
        </w:rPr>
        <w:t>bởi</w:t>
      </w:r>
      <w:proofErr w:type="spellEnd"/>
      <w:r w:rsidR="00571508">
        <w:rPr>
          <w:rFonts w:ascii="Times New Roman" w:hAnsi="Times New Roman" w:cs="Times New Roman"/>
          <w:sz w:val="26"/>
          <w:szCs w:val="26"/>
        </w:rPr>
        <w:t xml:space="preserve"> React.</w:t>
      </w:r>
    </w:p>
    <w:p w14:paraId="1242C342" w14:textId="57A17786" w:rsidR="00571508" w:rsidRPr="00245FFF" w:rsidRDefault="00571508" w:rsidP="00245FFF">
      <w:pPr>
        <w:pStyle w:val="ListParagraph"/>
        <w:numPr>
          <w:ilvl w:val="0"/>
          <w:numId w:val="12"/>
        </w:numPr>
        <w:rPr>
          <w:rFonts w:ascii="Times New Roman" w:hAnsi="Times New Roman" w:cs="Times New Roman"/>
          <w:sz w:val="26"/>
          <w:szCs w:val="26"/>
        </w:rPr>
      </w:pPr>
      <w:proofErr w:type="spellStart"/>
      <w:r w:rsidRPr="00245FFF">
        <w:rPr>
          <w:rFonts w:ascii="Times New Roman" w:hAnsi="Times New Roman" w:cs="Times New Roman"/>
          <w:sz w:val="26"/>
          <w:szCs w:val="26"/>
        </w:rPr>
        <w:t>Ưu</w:t>
      </w:r>
      <w:proofErr w:type="spellEnd"/>
      <w:r w:rsidRPr="00245FFF">
        <w:rPr>
          <w:rFonts w:ascii="Times New Roman" w:hAnsi="Times New Roman" w:cs="Times New Roman"/>
          <w:sz w:val="26"/>
          <w:szCs w:val="26"/>
        </w:rPr>
        <w:t xml:space="preserve"> </w:t>
      </w:r>
      <w:proofErr w:type="spellStart"/>
      <w:r w:rsidRPr="00245FFF">
        <w:rPr>
          <w:rFonts w:ascii="Times New Roman" w:hAnsi="Times New Roman" w:cs="Times New Roman"/>
          <w:sz w:val="26"/>
          <w:szCs w:val="26"/>
        </w:rPr>
        <w:t>điểm</w:t>
      </w:r>
      <w:proofErr w:type="spellEnd"/>
      <w:r w:rsidRPr="00245FFF">
        <w:rPr>
          <w:rFonts w:ascii="Times New Roman" w:hAnsi="Times New Roman" w:cs="Times New Roman"/>
          <w:sz w:val="26"/>
          <w:szCs w:val="26"/>
        </w:rPr>
        <w:t>:</w:t>
      </w:r>
    </w:p>
    <w:p w14:paraId="68734338" w14:textId="784A1D2A" w:rsidR="00571508" w:rsidRPr="006C34DA" w:rsidRDefault="00571508" w:rsidP="006C34DA">
      <w:pPr>
        <w:pStyle w:val="ListParagraph"/>
        <w:numPr>
          <w:ilvl w:val="0"/>
          <w:numId w:val="6"/>
        </w:numPr>
        <w:rPr>
          <w:rFonts w:ascii="Times New Roman" w:hAnsi="Times New Roman" w:cs="Times New Roman"/>
          <w:sz w:val="26"/>
          <w:szCs w:val="26"/>
        </w:rPr>
      </w:pPr>
      <w:r w:rsidRPr="006C34DA">
        <w:rPr>
          <w:rFonts w:ascii="Times New Roman" w:hAnsi="Times New Roman" w:cs="Times New Roman"/>
          <w:sz w:val="26"/>
          <w:szCs w:val="26"/>
        </w:rPr>
        <w:t xml:space="preserve">Giao </w:t>
      </w:r>
      <w:proofErr w:type="spellStart"/>
      <w:r w:rsidRPr="006C34DA">
        <w:rPr>
          <w:rFonts w:ascii="Times New Roman" w:hAnsi="Times New Roman" w:cs="Times New Roman"/>
          <w:sz w:val="26"/>
          <w:szCs w:val="26"/>
        </w:rPr>
        <w:t>diện</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bắt</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mắt</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dễ</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sử</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dụng</w:t>
      </w:r>
      <w:proofErr w:type="spellEnd"/>
      <w:r w:rsidRPr="006C34DA">
        <w:rPr>
          <w:rFonts w:ascii="Times New Roman" w:hAnsi="Times New Roman" w:cs="Times New Roman"/>
          <w:sz w:val="26"/>
          <w:szCs w:val="26"/>
        </w:rPr>
        <w:t>.</w:t>
      </w:r>
    </w:p>
    <w:p w14:paraId="006BD6A2" w14:textId="364ECCA5" w:rsidR="00571508" w:rsidRPr="006C34DA" w:rsidRDefault="00571508" w:rsidP="006C34DA">
      <w:pPr>
        <w:pStyle w:val="ListParagraph"/>
        <w:numPr>
          <w:ilvl w:val="0"/>
          <w:numId w:val="6"/>
        </w:numPr>
        <w:rPr>
          <w:rFonts w:ascii="Times New Roman" w:hAnsi="Times New Roman" w:cs="Times New Roman"/>
          <w:sz w:val="26"/>
          <w:szCs w:val="26"/>
        </w:rPr>
      </w:pPr>
      <w:proofErr w:type="spellStart"/>
      <w:r w:rsidRPr="006C34DA">
        <w:rPr>
          <w:rFonts w:ascii="Times New Roman" w:hAnsi="Times New Roman" w:cs="Times New Roman"/>
          <w:sz w:val="26"/>
          <w:szCs w:val="26"/>
        </w:rPr>
        <w:t>Thích</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hợp</w:t>
      </w:r>
      <w:proofErr w:type="spellEnd"/>
      <w:r w:rsidRPr="006C34DA">
        <w:rPr>
          <w:rFonts w:ascii="Times New Roman" w:hAnsi="Times New Roman" w:cs="Times New Roman"/>
          <w:sz w:val="26"/>
          <w:szCs w:val="26"/>
        </w:rPr>
        <w:t xml:space="preserve"> cho </w:t>
      </w:r>
      <w:proofErr w:type="spellStart"/>
      <w:r w:rsidRPr="006C34DA">
        <w:rPr>
          <w:rFonts w:ascii="Times New Roman" w:hAnsi="Times New Roman" w:cs="Times New Roman"/>
          <w:sz w:val="26"/>
          <w:szCs w:val="26"/>
        </w:rPr>
        <w:t>phái</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nữ</w:t>
      </w:r>
      <w:proofErr w:type="spellEnd"/>
      <w:r w:rsidRPr="006C34DA">
        <w:rPr>
          <w:rFonts w:ascii="Times New Roman" w:hAnsi="Times New Roman" w:cs="Times New Roman"/>
          <w:sz w:val="26"/>
          <w:szCs w:val="26"/>
        </w:rPr>
        <w:t>.</w:t>
      </w:r>
    </w:p>
    <w:p w14:paraId="40316AC6" w14:textId="16FD0BE6" w:rsidR="00571508" w:rsidRPr="00245FFF" w:rsidRDefault="00571508" w:rsidP="00245FFF">
      <w:pPr>
        <w:pStyle w:val="ListParagraph"/>
        <w:numPr>
          <w:ilvl w:val="0"/>
          <w:numId w:val="13"/>
        </w:numPr>
        <w:rPr>
          <w:rFonts w:ascii="Times New Roman" w:hAnsi="Times New Roman" w:cs="Times New Roman"/>
          <w:sz w:val="26"/>
          <w:szCs w:val="26"/>
        </w:rPr>
      </w:pPr>
      <w:proofErr w:type="spellStart"/>
      <w:r w:rsidRPr="00245FFF">
        <w:rPr>
          <w:rFonts w:ascii="Times New Roman" w:hAnsi="Times New Roman" w:cs="Times New Roman"/>
          <w:sz w:val="26"/>
          <w:szCs w:val="26"/>
        </w:rPr>
        <w:t>Khuyết</w:t>
      </w:r>
      <w:proofErr w:type="spellEnd"/>
      <w:r w:rsidRPr="00245FFF">
        <w:rPr>
          <w:rFonts w:ascii="Times New Roman" w:hAnsi="Times New Roman" w:cs="Times New Roman"/>
          <w:sz w:val="26"/>
          <w:szCs w:val="26"/>
        </w:rPr>
        <w:t xml:space="preserve"> </w:t>
      </w:r>
      <w:proofErr w:type="spellStart"/>
      <w:r w:rsidRPr="00245FFF">
        <w:rPr>
          <w:rFonts w:ascii="Times New Roman" w:hAnsi="Times New Roman" w:cs="Times New Roman"/>
          <w:sz w:val="26"/>
          <w:szCs w:val="26"/>
        </w:rPr>
        <w:t>điểm</w:t>
      </w:r>
      <w:proofErr w:type="spellEnd"/>
      <w:r w:rsidRPr="00245FFF">
        <w:rPr>
          <w:rFonts w:ascii="Times New Roman" w:hAnsi="Times New Roman" w:cs="Times New Roman"/>
          <w:sz w:val="26"/>
          <w:szCs w:val="26"/>
        </w:rPr>
        <w:t>:</w:t>
      </w:r>
    </w:p>
    <w:p w14:paraId="04BE38A5" w14:textId="36CFFD39" w:rsidR="00571508" w:rsidRPr="006C34DA" w:rsidRDefault="00571508" w:rsidP="006C34DA">
      <w:pPr>
        <w:pStyle w:val="ListParagraph"/>
        <w:numPr>
          <w:ilvl w:val="0"/>
          <w:numId w:val="5"/>
        </w:numPr>
        <w:rPr>
          <w:rFonts w:ascii="Times New Roman" w:hAnsi="Times New Roman" w:cs="Times New Roman"/>
          <w:sz w:val="26"/>
          <w:szCs w:val="26"/>
        </w:rPr>
      </w:pPr>
      <w:r w:rsidRPr="006C34DA">
        <w:rPr>
          <w:rFonts w:ascii="Times New Roman" w:hAnsi="Times New Roman" w:cs="Times New Roman"/>
          <w:sz w:val="26"/>
          <w:szCs w:val="26"/>
        </w:rPr>
        <w:t xml:space="preserve">Giao </w:t>
      </w:r>
      <w:proofErr w:type="spellStart"/>
      <w:r w:rsidRPr="006C34DA">
        <w:rPr>
          <w:rFonts w:ascii="Times New Roman" w:hAnsi="Times New Roman" w:cs="Times New Roman"/>
          <w:sz w:val="26"/>
          <w:szCs w:val="26"/>
        </w:rPr>
        <w:t>diện</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còn</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hơi</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sơ</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sài</w:t>
      </w:r>
      <w:proofErr w:type="spellEnd"/>
      <w:r w:rsidRPr="006C34DA">
        <w:rPr>
          <w:rFonts w:ascii="Times New Roman" w:hAnsi="Times New Roman" w:cs="Times New Roman"/>
          <w:sz w:val="26"/>
          <w:szCs w:val="26"/>
        </w:rPr>
        <w:t>.</w:t>
      </w:r>
    </w:p>
    <w:p w14:paraId="64324647" w14:textId="3B019A25" w:rsidR="00571508" w:rsidRPr="006C34DA" w:rsidRDefault="00571508" w:rsidP="006C34DA">
      <w:pPr>
        <w:pStyle w:val="ListParagraph"/>
        <w:numPr>
          <w:ilvl w:val="0"/>
          <w:numId w:val="5"/>
        </w:numPr>
        <w:rPr>
          <w:rFonts w:ascii="Times New Roman" w:hAnsi="Times New Roman" w:cs="Times New Roman"/>
          <w:sz w:val="26"/>
          <w:szCs w:val="26"/>
        </w:rPr>
      </w:pPr>
      <w:proofErr w:type="spellStart"/>
      <w:r w:rsidRPr="006C34DA">
        <w:rPr>
          <w:rFonts w:ascii="Times New Roman" w:hAnsi="Times New Roman" w:cs="Times New Roman"/>
          <w:sz w:val="26"/>
          <w:szCs w:val="26"/>
        </w:rPr>
        <w:t>Chỉ</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hướng</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tới</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một</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vài</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đối</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tượng</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nhất</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định</w:t>
      </w:r>
      <w:proofErr w:type="spellEnd"/>
      <w:r w:rsidR="006C34DA" w:rsidRPr="006C34DA">
        <w:rPr>
          <w:rFonts w:ascii="Times New Roman" w:hAnsi="Times New Roman" w:cs="Times New Roman"/>
          <w:sz w:val="26"/>
          <w:szCs w:val="26"/>
        </w:rPr>
        <w:t>.</w:t>
      </w:r>
    </w:p>
    <w:p w14:paraId="1DAC89C0" w14:textId="12DB2E24" w:rsidR="00571508" w:rsidRPr="006C34DA" w:rsidRDefault="00571508" w:rsidP="006C34DA">
      <w:pPr>
        <w:pStyle w:val="ListParagraph"/>
        <w:numPr>
          <w:ilvl w:val="0"/>
          <w:numId w:val="5"/>
        </w:numPr>
        <w:rPr>
          <w:rFonts w:ascii="Times New Roman" w:hAnsi="Times New Roman" w:cs="Times New Roman"/>
          <w:sz w:val="26"/>
          <w:szCs w:val="26"/>
        </w:rPr>
      </w:pPr>
      <w:proofErr w:type="spellStart"/>
      <w:r w:rsidRPr="006C34DA">
        <w:rPr>
          <w:rFonts w:ascii="Times New Roman" w:hAnsi="Times New Roman" w:cs="Times New Roman"/>
          <w:sz w:val="26"/>
          <w:szCs w:val="26"/>
        </w:rPr>
        <w:t>Không</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thích</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hợp</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với</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nhu</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cầu</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công</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việc</w:t>
      </w:r>
      <w:proofErr w:type="spellEnd"/>
      <w:r w:rsidRPr="006C34DA">
        <w:rPr>
          <w:rFonts w:ascii="Times New Roman" w:hAnsi="Times New Roman" w:cs="Times New Roman"/>
          <w:sz w:val="26"/>
          <w:szCs w:val="26"/>
        </w:rPr>
        <w:t>.</w:t>
      </w:r>
    </w:p>
    <w:p w14:paraId="3251DFD4" w14:textId="77777777" w:rsidR="00DF2724" w:rsidRPr="0072643D" w:rsidRDefault="00DF2724">
      <w:pPr>
        <w:rPr>
          <w:rFonts w:ascii="Times New Roman" w:hAnsi="Times New Roman" w:cs="Times New Roman"/>
          <w:sz w:val="26"/>
          <w:szCs w:val="26"/>
        </w:rPr>
      </w:pPr>
    </w:p>
    <w:p w14:paraId="1C7F22D8" w14:textId="41FC50AE" w:rsidR="0021436B" w:rsidRPr="006C34DA" w:rsidRDefault="006C34DA">
      <w:pPr>
        <w:rPr>
          <w:rFonts w:ascii="Times New Roman" w:hAnsi="Times New Roman" w:cs="Times New Roman"/>
          <w:sz w:val="26"/>
          <w:szCs w:val="26"/>
        </w:rPr>
      </w:pPr>
      <w:r w:rsidRPr="006C34DA">
        <w:rPr>
          <w:rFonts w:ascii="Times New Roman" w:hAnsi="Times New Roman" w:cs="Times New Roman"/>
          <w:sz w:val="26"/>
          <w:szCs w:val="26"/>
        </w:rPr>
        <w:t xml:space="preserve">So </w:t>
      </w:r>
      <w:proofErr w:type="spellStart"/>
      <w:r w:rsidRPr="006C34DA">
        <w:rPr>
          <w:rFonts w:ascii="Times New Roman" w:hAnsi="Times New Roman" w:cs="Times New Roman"/>
          <w:sz w:val="26"/>
          <w:szCs w:val="26"/>
        </w:rPr>
        <w:t>sánh</w:t>
      </w:r>
      <w:proofErr w:type="spellEnd"/>
      <w:r w:rsidRPr="006C34DA">
        <w:rPr>
          <w:rFonts w:ascii="Times New Roman" w:hAnsi="Times New Roman" w:cs="Times New Roman"/>
          <w:sz w:val="26"/>
          <w:szCs w:val="26"/>
        </w:rPr>
        <w:t xml:space="preserve"> Facebook, </w:t>
      </w:r>
      <w:proofErr w:type="spellStart"/>
      <w:r w:rsidRPr="006C34DA">
        <w:rPr>
          <w:rFonts w:ascii="Times New Roman" w:hAnsi="Times New Roman" w:cs="Times New Roman"/>
          <w:sz w:val="26"/>
          <w:szCs w:val="26"/>
        </w:rPr>
        <w:t>TikTok</w:t>
      </w:r>
      <w:proofErr w:type="spellEnd"/>
      <w:r w:rsidRPr="006C34DA">
        <w:rPr>
          <w:rFonts w:ascii="Times New Roman" w:hAnsi="Times New Roman" w:cs="Times New Roman"/>
          <w:sz w:val="26"/>
          <w:szCs w:val="26"/>
        </w:rPr>
        <w:t>, Instagram:</w:t>
      </w:r>
    </w:p>
    <w:p w14:paraId="07AFEB4C" w14:textId="6C63C6D9" w:rsidR="006C34DA" w:rsidRPr="006C34DA" w:rsidRDefault="006C34DA">
      <w:pPr>
        <w:rPr>
          <w:rFonts w:ascii="Times New Roman" w:hAnsi="Times New Roman" w:cs="Times New Roman"/>
          <w:sz w:val="26"/>
          <w:szCs w:val="26"/>
        </w:rPr>
      </w:pPr>
      <w:proofErr w:type="spellStart"/>
      <w:r w:rsidRPr="006C34DA">
        <w:rPr>
          <w:rFonts w:ascii="Times New Roman" w:hAnsi="Times New Roman" w:cs="Times New Roman"/>
          <w:sz w:val="26"/>
          <w:szCs w:val="26"/>
        </w:rPr>
        <w:t>Điểm</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chung</w:t>
      </w:r>
      <w:proofErr w:type="spellEnd"/>
      <w:r w:rsidRPr="006C34DA">
        <w:rPr>
          <w:rFonts w:ascii="Times New Roman" w:hAnsi="Times New Roman" w:cs="Times New Roman"/>
          <w:sz w:val="26"/>
          <w:szCs w:val="26"/>
        </w:rPr>
        <w:t>:</w:t>
      </w:r>
    </w:p>
    <w:p w14:paraId="4AD0621A" w14:textId="1B205CE0" w:rsidR="006C34DA" w:rsidRPr="006C34DA" w:rsidRDefault="006C34DA" w:rsidP="006C34DA">
      <w:pPr>
        <w:pStyle w:val="ListParagraph"/>
        <w:numPr>
          <w:ilvl w:val="0"/>
          <w:numId w:val="7"/>
        </w:numPr>
        <w:rPr>
          <w:rFonts w:ascii="Times New Roman" w:hAnsi="Times New Roman" w:cs="Times New Roman"/>
          <w:sz w:val="26"/>
          <w:szCs w:val="26"/>
        </w:rPr>
      </w:pPr>
      <w:proofErr w:type="spellStart"/>
      <w:r w:rsidRPr="006C34DA">
        <w:rPr>
          <w:rFonts w:ascii="Times New Roman" w:hAnsi="Times New Roman" w:cs="Times New Roman"/>
          <w:sz w:val="26"/>
          <w:szCs w:val="26"/>
        </w:rPr>
        <w:lastRenderedPageBreak/>
        <w:t>Đều</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sử</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dụng</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công</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nghệ</w:t>
      </w:r>
      <w:proofErr w:type="spellEnd"/>
      <w:r w:rsidRPr="006C34DA">
        <w:rPr>
          <w:rFonts w:ascii="Times New Roman" w:hAnsi="Times New Roman" w:cs="Times New Roman"/>
          <w:sz w:val="26"/>
          <w:szCs w:val="26"/>
        </w:rPr>
        <w:t xml:space="preserve"> React </w:t>
      </w:r>
      <w:proofErr w:type="spellStart"/>
      <w:r w:rsidRPr="006C34DA">
        <w:rPr>
          <w:rFonts w:ascii="Times New Roman" w:hAnsi="Times New Roman" w:cs="Times New Roman"/>
          <w:sz w:val="26"/>
          <w:szCs w:val="26"/>
        </w:rPr>
        <w:t>phía</w:t>
      </w:r>
      <w:proofErr w:type="spellEnd"/>
      <w:r w:rsidRPr="006C34DA">
        <w:rPr>
          <w:rFonts w:ascii="Times New Roman" w:hAnsi="Times New Roman" w:cs="Times New Roman"/>
          <w:sz w:val="26"/>
          <w:szCs w:val="26"/>
        </w:rPr>
        <w:t xml:space="preserve"> Client Side</w:t>
      </w:r>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và</w:t>
      </w:r>
      <w:proofErr w:type="spellEnd"/>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công</w:t>
      </w:r>
      <w:proofErr w:type="spellEnd"/>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nghệ</w:t>
      </w:r>
      <w:proofErr w:type="spellEnd"/>
      <w:r w:rsidR="005B075D">
        <w:rPr>
          <w:rFonts w:ascii="Times New Roman" w:hAnsi="Times New Roman" w:cs="Times New Roman"/>
          <w:sz w:val="26"/>
          <w:szCs w:val="26"/>
        </w:rPr>
        <w:t xml:space="preserve"> SPA</w:t>
      </w:r>
      <w:r w:rsidRPr="006C34DA">
        <w:rPr>
          <w:rFonts w:ascii="Times New Roman" w:hAnsi="Times New Roman" w:cs="Times New Roman"/>
          <w:sz w:val="26"/>
          <w:szCs w:val="26"/>
        </w:rPr>
        <w:t>.</w:t>
      </w:r>
    </w:p>
    <w:p w14:paraId="353CABA9" w14:textId="12F00CBD" w:rsidR="006C34DA" w:rsidRPr="006C34DA" w:rsidRDefault="006C34DA" w:rsidP="006C34DA">
      <w:pPr>
        <w:pStyle w:val="ListParagraph"/>
        <w:numPr>
          <w:ilvl w:val="0"/>
          <w:numId w:val="7"/>
        </w:numPr>
        <w:rPr>
          <w:rFonts w:ascii="Times New Roman" w:hAnsi="Times New Roman" w:cs="Times New Roman"/>
          <w:sz w:val="26"/>
          <w:szCs w:val="26"/>
        </w:rPr>
      </w:pPr>
      <w:proofErr w:type="spellStart"/>
      <w:r w:rsidRPr="006C34DA">
        <w:rPr>
          <w:rFonts w:ascii="Times New Roman" w:hAnsi="Times New Roman" w:cs="Times New Roman"/>
          <w:sz w:val="26"/>
          <w:szCs w:val="26"/>
        </w:rPr>
        <w:t>Cá</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nhân</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hóa</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người</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dùng</w:t>
      </w:r>
      <w:proofErr w:type="spellEnd"/>
      <w:r w:rsidRPr="006C34DA">
        <w:rPr>
          <w:rFonts w:ascii="Times New Roman" w:hAnsi="Times New Roman" w:cs="Times New Roman"/>
          <w:sz w:val="26"/>
          <w:szCs w:val="26"/>
        </w:rPr>
        <w:t>.</w:t>
      </w:r>
    </w:p>
    <w:p w14:paraId="61248DF5" w14:textId="70A095A0" w:rsidR="006C34DA" w:rsidRPr="006C34DA" w:rsidRDefault="006C34DA" w:rsidP="006C34DA">
      <w:pPr>
        <w:pStyle w:val="ListParagraph"/>
        <w:numPr>
          <w:ilvl w:val="0"/>
          <w:numId w:val="7"/>
        </w:numPr>
        <w:rPr>
          <w:rFonts w:ascii="Times New Roman" w:hAnsi="Times New Roman" w:cs="Times New Roman"/>
          <w:sz w:val="26"/>
          <w:szCs w:val="26"/>
        </w:rPr>
      </w:pPr>
      <w:r w:rsidRPr="006C34DA">
        <w:rPr>
          <w:rFonts w:ascii="Times New Roman" w:hAnsi="Times New Roman" w:cs="Times New Roman"/>
          <w:sz w:val="26"/>
          <w:szCs w:val="26"/>
        </w:rPr>
        <w:t xml:space="preserve">Giao </w:t>
      </w:r>
      <w:proofErr w:type="spellStart"/>
      <w:r w:rsidRPr="006C34DA">
        <w:rPr>
          <w:rFonts w:ascii="Times New Roman" w:hAnsi="Times New Roman" w:cs="Times New Roman"/>
          <w:sz w:val="26"/>
          <w:szCs w:val="26"/>
        </w:rPr>
        <w:t>diện</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đẹp</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hỗ</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trợ</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nhiều</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ngôn</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ngữ</w:t>
      </w:r>
      <w:proofErr w:type="spellEnd"/>
      <w:r w:rsidRPr="006C34DA">
        <w:rPr>
          <w:rFonts w:ascii="Times New Roman" w:hAnsi="Times New Roman" w:cs="Times New Roman"/>
          <w:sz w:val="26"/>
          <w:szCs w:val="26"/>
        </w:rPr>
        <w:t>.</w:t>
      </w:r>
    </w:p>
    <w:p w14:paraId="5B990A3E" w14:textId="59CFDB2C" w:rsidR="006C34DA" w:rsidRPr="006C34DA" w:rsidRDefault="006C34DA" w:rsidP="006C34DA">
      <w:pPr>
        <w:pStyle w:val="ListParagraph"/>
        <w:numPr>
          <w:ilvl w:val="0"/>
          <w:numId w:val="7"/>
        </w:numPr>
        <w:rPr>
          <w:rFonts w:ascii="Times New Roman" w:hAnsi="Times New Roman" w:cs="Times New Roman"/>
          <w:sz w:val="26"/>
          <w:szCs w:val="26"/>
        </w:rPr>
      </w:pPr>
      <w:proofErr w:type="spellStart"/>
      <w:r w:rsidRPr="006C34DA">
        <w:rPr>
          <w:rFonts w:ascii="Times New Roman" w:hAnsi="Times New Roman" w:cs="Times New Roman"/>
          <w:sz w:val="26"/>
          <w:szCs w:val="26"/>
        </w:rPr>
        <w:t>Bảo</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mật</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khá</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tốt</w:t>
      </w:r>
      <w:proofErr w:type="spellEnd"/>
      <w:r w:rsidRPr="006C34DA">
        <w:rPr>
          <w:rFonts w:ascii="Times New Roman" w:hAnsi="Times New Roman" w:cs="Times New Roman"/>
          <w:sz w:val="26"/>
          <w:szCs w:val="26"/>
        </w:rPr>
        <w:t>.</w:t>
      </w:r>
    </w:p>
    <w:p w14:paraId="161815E2" w14:textId="5D861964" w:rsidR="006C34DA" w:rsidRDefault="006C34DA" w:rsidP="006C34DA">
      <w:pPr>
        <w:pStyle w:val="ListParagraph"/>
        <w:numPr>
          <w:ilvl w:val="0"/>
          <w:numId w:val="7"/>
        </w:numPr>
        <w:rPr>
          <w:rFonts w:ascii="Times New Roman" w:hAnsi="Times New Roman" w:cs="Times New Roman"/>
          <w:sz w:val="26"/>
          <w:szCs w:val="26"/>
        </w:rPr>
      </w:pPr>
      <w:proofErr w:type="spellStart"/>
      <w:r w:rsidRPr="006C34DA">
        <w:rPr>
          <w:rFonts w:ascii="Times New Roman" w:hAnsi="Times New Roman" w:cs="Times New Roman"/>
          <w:sz w:val="26"/>
          <w:szCs w:val="26"/>
        </w:rPr>
        <w:t>Đa</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nển</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tảng</w:t>
      </w:r>
      <w:proofErr w:type="spellEnd"/>
      <w:r w:rsidR="00082799">
        <w:rPr>
          <w:rFonts w:ascii="Times New Roman" w:hAnsi="Times New Roman" w:cs="Times New Roman"/>
          <w:sz w:val="26"/>
          <w:szCs w:val="26"/>
        </w:rPr>
        <w:t>.</w:t>
      </w:r>
    </w:p>
    <w:p w14:paraId="623A7F32" w14:textId="63172AE1" w:rsidR="006C34DA" w:rsidRDefault="006C34DA" w:rsidP="006C34DA">
      <w:pPr>
        <w:pStyle w:val="ListParagraph"/>
        <w:numPr>
          <w:ilvl w:val="0"/>
          <w:numId w:val="7"/>
        </w:numPr>
        <w:rPr>
          <w:rFonts w:ascii="Times New Roman" w:hAnsi="Times New Roman" w:cs="Times New Roman"/>
          <w:sz w:val="26"/>
          <w:szCs w:val="26"/>
        </w:rPr>
      </w:pP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w:t>
      </w:r>
    </w:p>
    <w:p w14:paraId="0AD4F30D" w14:textId="7656EDBE" w:rsidR="006C34DA" w:rsidRDefault="006C34DA" w:rsidP="006C34DA">
      <w:pPr>
        <w:pStyle w:val="ListParagraph"/>
        <w:numPr>
          <w:ilvl w:val="0"/>
          <w:numId w:val="7"/>
        </w:numPr>
        <w:rPr>
          <w:rFonts w:ascii="Times New Roman" w:hAnsi="Times New Roman" w:cs="Times New Roman"/>
          <w:sz w:val="26"/>
          <w:szCs w:val="26"/>
        </w:rPr>
      </w:pPr>
      <w:proofErr w:type="spellStart"/>
      <w:r>
        <w:rPr>
          <w:rFonts w:ascii="Times New Roman" w:hAnsi="Times New Roman" w:cs="Times New Roman"/>
          <w:sz w:val="26"/>
          <w:szCs w:val="26"/>
        </w:rPr>
        <w:t>Đều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w:t>
      </w:r>
    </w:p>
    <w:p w14:paraId="5DFD1596" w14:textId="26A4A1C8" w:rsidR="00082799" w:rsidRPr="00082799" w:rsidRDefault="00082799" w:rsidP="00082799">
      <w:pPr>
        <w:pStyle w:val="ListParagraph"/>
        <w:numPr>
          <w:ilvl w:val="0"/>
          <w:numId w:val="7"/>
        </w:numPr>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w:t>
      </w:r>
    </w:p>
    <w:p w14:paraId="08A1967C" w14:textId="77777777" w:rsidR="006C34DA" w:rsidRDefault="006C34DA" w:rsidP="006C34DA">
      <w:pPr>
        <w:rPr>
          <w:rFonts w:ascii="Times New Roman" w:hAnsi="Times New Roman" w:cs="Times New Roman"/>
          <w:sz w:val="26"/>
          <w:szCs w:val="26"/>
        </w:rPr>
      </w:pPr>
    </w:p>
    <w:p w14:paraId="0EF14132" w14:textId="503102CE" w:rsidR="006C34DA" w:rsidRDefault="006C34DA" w:rsidP="006C34DA">
      <w:pPr>
        <w:rPr>
          <w:rFonts w:ascii="Times New Roman" w:hAnsi="Times New Roman" w:cs="Times New Roman"/>
          <w:sz w:val="26"/>
          <w:szCs w:val="26"/>
        </w:rPr>
      </w:pPr>
      <w:proofErr w:type="spellStart"/>
      <w:r w:rsidRPr="006C34DA">
        <w:rPr>
          <w:rFonts w:ascii="Times New Roman" w:hAnsi="Times New Roman" w:cs="Times New Roman"/>
          <w:sz w:val="26"/>
          <w:szCs w:val="26"/>
        </w:rPr>
        <w:t>Điểm</w:t>
      </w:r>
      <w:proofErr w:type="spellEnd"/>
      <w:r w:rsidRPr="006C34DA">
        <w:rPr>
          <w:rFonts w:ascii="Times New Roman" w:hAnsi="Times New Roman" w:cs="Times New Roman"/>
          <w:sz w:val="26"/>
          <w:szCs w:val="26"/>
        </w:rPr>
        <w:t xml:space="preserve"> </w:t>
      </w:r>
      <w:proofErr w:type="spellStart"/>
      <w:r w:rsidRPr="006C34DA">
        <w:rPr>
          <w:rFonts w:ascii="Times New Roman" w:hAnsi="Times New Roman" w:cs="Times New Roman"/>
          <w:sz w:val="26"/>
          <w:szCs w:val="26"/>
        </w:rPr>
        <w:t>khác</w:t>
      </w:r>
      <w:proofErr w:type="spellEnd"/>
      <w:r w:rsidRPr="006C34DA">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2337"/>
        <w:gridCol w:w="2337"/>
        <w:gridCol w:w="2338"/>
        <w:gridCol w:w="2338"/>
      </w:tblGrid>
      <w:tr w:rsidR="00082799" w14:paraId="5309785B" w14:textId="77777777" w:rsidTr="00082799">
        <w:tc>
          <w:tcPr>
            <w:tcW w:w="2337" w:type="dxa"/>
          </w:tcPr>
          <w:p w14:paraId="018D804C" w14:textId="21504134" w:rsidR="00082799" w:rsidRPr="00082799" w:rsidRDefault="00082799" w:rsidP="00082799">
            <w:pPr>
              <w:jc w:val="center"/>
              <w:rPr>
                <w:rFonts w:ascii="Times New Roman" w:hAnsi="Times New Roman" w:cs="Times New Roman"/>
                <w:b/>
                <w:bCs/>
                <w:sz w:val="26"/>
                <w:szCs w:val="26"/>
              </w:rPr>
            </w:pPr>
            <w:commentRangeStart w:id="180"/>
            <w:proofErr w:type="spellStart"/>
            <w:r w:rsidRPr="00082799">
              <w:rPr>
                <w:rFonts w:ascii="Times New Roman" w:hAnsi="Times New Roman" w:cs="Times New Roman"/>
                <w:b/>
                <w:bCs/>
                <w:sz w:val="26"/>
                <w:szCs w:val="26"/>
              </w:rPr>
              <w:t>Khía</w:t>
            </w:r>
            <w:proofErr w:type="spellEnd"/>
            <w:r w:rsidRPr="00082799">
              <w:rPr>
                <w:rFonts w:ascii="Times New Roman" w:hAnsi="Times New Roman" w:cs="Times New Roman"/>
                <w:b/>
                <w:bCs/>
                <w:sz w:val="26"/>
                <w:szCs w:val="26"/>
              </w:rPr>
              <w:t xml:space="preserve"> </w:t>
            </w:r>
            <w:proofErr w:type="spellStart"/>
            <w:r w:rsidRPr="00082799">
              <w:rPr>
                <w:rFonts w:ascii="Times New Roman" w:hAnsi="Times New Roman" w:cs="Times New Roman"/>
                <w:b/>
                <w:bCs/>
                <w:sz w:val="26"/>
                <w:szCs w:val="26"/>
              </w:rPr>
              <w:t>cạnh</w:t>
            </w:r>
            <w:commentRangeEnd w:id="180"/>
            <w:proofErr w:type="spellEnd"/>
            <w:r w:rsidR="00DC6B91">
              <w:rPr>
                <w:rStyle w:val="CommentReference"/>
              </w:rPr>
              <w:commentReference w:id="180"/>
            </w:r>
          </w:p>
        </w:tc>
        <w:tc>
          <w:tcPr>
            <w:tcW w:w="2337" w:type="dxa"/>
          </w:tcPr>
          <w:p w14:paraId="2C7FA7CC" w14:textId="3E6F5E8C" w:rsidR="00082799" w:rsidRPr="00082799" w:rsidRDefault="00082799" w:rsidP="00082799">
            <w:pPr>
              <w:jc w:val="center"/>
              <w:rPr>
                <w:rFonts w:ascii="Times New Roman" w:hAnsi="Times New Roman" w:cs="Times New Roman"/>
                <w:b/>
                <w:bCs/>
                <w:sz w:val="26"/>
                <w:szCs w:val="26"/>
              </w:rPr>
            </w:pPr>
            <w:r w:rsidRPr="00082799">
              <w:rPr>
                <w:rFonts w:ascii="Times New Roman" w:hAnsi="Times New Roman" w:cs="Times New Roman"/>
                <w:b/>
                <w:bCs/>
                <w:sz w:val="26"/>
                <w:szCs w:val="26"/>
              </w:rPr>
              <w:t>Facebook</w:t>
            </w:r>
          </w:p>
        </w:tc>
        <w:tc>
          <w:tcPr>
            <w:tcW w:w="2338" w:type="dxa"/>
          </w:tcPr>
          <w:p w14:paraId="3854FBD4" w14:textId="127319B3" w:rsidR="00082799" w:rsidRPr="00082799" w:rsidRDefault="00082799" w:rsidP="00082799">
            <w:pPr>
              <w:jc w:val="center"/>
              <w:rPr>
                <w:rFonts w:ascii="Times New Roman" w:hAnsi="Times New Roman" w:cs="Times New Roman"/>
                <w:b/>
                <w:bCs/>
                <w:sz w:val="26"/>
                <w:szCs w:val="26"/>
              </w:rPr>
            </w:pPr>
            <w:proofErr w:type="spellStart"/>
            <w:r w:rsidRPr="00082799">
              <w:rPr>
                <w:rFonts w:ascii="Times New Roman" w:hAnsi="Times New Roman" w:cs="Times New Roman"/>
                <w:b/>
                <w:bCs/>
                <w:sz w:val="26"/>
                <w:szCs w:val="26"/>
              </w:rPr>
              <w:t>TikTok</w:t>
            </w:r>
            <w:proofErr w:type="spellEnd"/>
          </w:p>
        </w:tc>
        <w:tc>
          <w:tcPr>
            <w:tcW w:w="2338" w:type="dxa"/>
          </w:tcPr>
          <w:p w14:paraId="2F4DB445" w14:textId="50F94E12" w:rsidR="00082799" w:rsidRPr="00082799" w:rsidRDefault="00082799" w:rsidP="00082799">
            <w:pPr>
              <w:jc w:val="center"/>
              <w:rPr>
                <w:rFonts w:ascii="Times New Roman" w:hAnsi="Times New Roman" w:cs="Times New Roman"/>
                <w:b/>
                <w:bCs/>
                <w:sz w:val="26"/>
                <w:szCs w:val="26"/>
              </w:rPr>
            </w:pPr>
            <w:r w:rsidRPr="00082799">
              <w:rPr>
                <w:rFonts w:ascii="Times New Roman" w:hAnsi="Times New Roman" w:cs="Times New Roman"/>
                <w:b/>
                <w:bCs/>
                <w:sz w:val="26"/>
                <w:szCs w:val="26"/>
              </w:rPr>
              <w:t>Instagram</w:t>
            </w:r>
          </w:p>
        </w:tc>
      </w:tr>
      <w:tr w:rsidR="00082799" w14:paraId="24139C6F" w14:textId="77777777" w:rsidTr="00082799">
        <w:tc>
          <w:tcPr>
            <w:tcW w:w="2337" w:type="dxa"/>
          </w:tcPr>
          <w:p w14:paraId="2D5B2B3A" w14:textId="3892D92E" w:rsidR="00082799" w:rsidRDefault="00082799" w:rsidP="00082799">
            <w:pPr>
              <w:jc w:val="center"/>
              <w:rPr>
                <w:rFonts w:ascii="Times New Roman" w:hAnsi="Times New Roman" w:cs="Times New Roman"/>
                <w:sz w:val="26"/>
                <w:szCs w:val="26"/>
              </w:rPr>
            </w:pP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w:t>
            </w:r>
          </w:p>
        </w:tc>
        <w:tc>
          <w:tcPr>
            <w:tcW w:w="2337" w:type="dxa"/>
          </w:tcPr>
          <w:p w14:paraId="1D9626B1" w14:textId="55CABEEB" w:rsidR="00082799" w:rsidRDefault="00082799" w:rsidP="00082799">
            <w:pPr>
              <w:rPr>
                <w:rFonts w:ascii="Times New Roman" w:hAnsi="Times New Roman" w:cs="Times New Roman"/>
                <w:sz w:val="26"/>
                <w:szCs w:val="26"/>
              </w:rPr>
            </w:pP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p>
        </w:tc>
        <w:tc>
          <w:tcPr>
            <w:tcW w:w="2338" w:type="dxa"/>
          </w:tcPr>
          <w:p w14:paraId="245706E1" w14:textId="66F5B9F3" w:rsidR="00082799" w:rsidRDefault="00082799" w:rsidP="00082799">
            <w:pPr>
              <w:rPr>
                <w:rFonts w:ascii="Times New Roman" w:hAnsi="Times New Roman" w:cs="Times New Roman"/>
                <w:sz w:val="26"/>
                <w:szCs w:val="26"/>
              </w:rPr>
            </w:pP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video</w:t>
            </w:r>
          </w:p>
        </w:tc>
        <w:tc>
          <w:tcPr>
            <w:tcW w:w="2338" w:type="dxa"/>
          </w:tcPr>
          <w:p w14:paraId="39AFB084" w14:textId="16B537BC" w:rsidR="00082799" w:rsidRDefault="00082799" w:rsidP="00082799">
            <w:pPr>
              <w:rPr>
                <w:rFonts w:ascii="Times New Roman" w:hAnsi="Times New Roman" w:cs="Times New Roman"/>
                <w:sz w:val="26"/>
                <w:szCs w:val="26"/>
              </w:rPr>
            </w:pP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video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p>
        </w:tc>
      </w:tr>
      <w:tr w:rsidR="003134E0" w14:paraId="6E3E1EA6" w14:textId="77777777" w:rsidTr="00082799">
        <w:tc>
          <w:tcPr>
            <w:tcW w:w="2337" w:type="dxa"/>
          </w:tcPr>
          <w:p w14:paraId="1F65180E" w14:textId="17E4FFB0" w:rsidR="003134E0" w:rsidRDefault="003134E0" w:rsidP="003134E0">
            <w:pPr>
              <w:rPr>
                <w:rFonts w:ascii="Times New Roman" w:hAnsi="Times New Roman" w:cs="Times New Roman"/>
                <w:sz w:val="26"/>
                <w:szCs w:val="26"/>
              </w:rPr>
            </w:pP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p>
        </w:tc>
        <w:tc>
          <w:tcPr>
            <w:tcW w:w="2337" w:type="dxa"/>
          </w:tcPr>
          <w:p w14:paraId="0458A0BD" w14:textId="3996A2A0" w:rsidR="003134E0" w:rsidRDefault="003134E0" w:rsidP="003134E0">
            <w:pPr>
              <w:rPr>
                <w:rFonts w:ascii="Times New Roman" w:hAnsi="Times New Roman" w:cs="Times New Roman"/>
                <w:sz w:val="26"/>
                <w:szCs w:val="26"/>
              </w:rPr>
            </w:pP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p>
        </w:tc>
        <w:tc>
          <w:tcPr>
            <w:tcW w:w="2338" w:type="dxa"/>
          </w:tcPr>
          <w:p w14:paraId="571B295B" w14:textId="0286B923" w:rsidR="003134E0" w:rsidRDefault="003134E0" w:rsidP="003134E0">
            <w:pPr>
              <w:rPr>
                <w:rFonts w:ascii="Times New Roman" w:hAnsi="Times New Roman" w:cs="Times New Roman"/>
                <w:sz w:val="26"/>
                <w:szCs w:val="26"/>
              </w:rPr>
            </w:pP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p>
        </w:tc>
        <w:tc>
          <w:tcPr>
            <w:tcW w:w="2338" w:type="dxa"/>
          </w:tcPr>
          <w:p w14:paraId="480E78D3" w14:textId="17C3E415" w:rsidR="003134E0" w:rsidRDefault="003134E0" w:rsidP="003134E0">
            <w:pPr>
              <w:rPr>
                <w:rFonts w:ascii="Times New Roman" w:hAnsi="Times New Roman" w:cs="Times New Roman"/>
                <w:sz w:val="26"/>
                <w:szCs w:val="26"/>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p>
        </w:tc>
      </w:tr>
      <w:tr w:rsidR="00082799" w14:paraId="2B5D772D" w14:textId="77777777" w:rsidTr="00082799">
        <w:tc>
          <w:tcPr>
            <w:tcW w:w="2337" w:type="dxa"/>
          </w:tcPr>
          <w:p w14:paraId="602ACB00" w14:textId="0556F534" w:rsidR="00082799" w:rsidRDefault="00082799" w:rsidP="006C34DA">
            <w:pPr>
              <w:rPr>
                <w:rFonts w:ascii="Times New Roman" w:hAnsi="Times New Roman" w:cs="Times New Roman"/>
                <w:sz w:val="26"/>
                <w:szCs w:val="26"/>
              </w:rPr>
            </w:pP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p>
        </w:tc>
        <w:tc>
          <w:tcPr>
            <w:tcW w:w="2337" w:type="dxa"/>
          </w:tcPr>
          <w:p w14:paraId="64BAB336" w14:textId="4BE08977" w:rsidR="00082799" w:rsidRDefault="00082799" w:rsidP="006C34DA">
            <w:pPr>
              <w:rPr>
                <w:rFonts w:ascii="Times New Roman" w:hAnsi="Times New Roman" w:cs="Times New Roman"/>
                <w:sz w:val="26"/>
                <w:szCs w:val="26"/>
              </w:rPr>
            </w:pP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p>
        </w:tc>
        <w:tc>
          <w:tcPr>
            <w:tcW w:w="2338" w:type="dxa"/>
          </w:tcPr>
          <w:p w14:paraId="697A1441" w14:textId="7A0D7409" w:rsidR="00082799" w:rsidRDefault="00082799" w:rsidP="006C34DA">
            <w:pPr>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p>
        </w:tc>
        <w:tc>
          <w:tcPr>
            <w:tcW w:w="2338" w:type="dxa"/>
          </w:tcPr>
          <w:p w14:paraId="0B67E233" w14:textId="7FDAE948" w:rsidR="00082799" w:rsidRDefault="00082799" w:rsidP="006C34DA">
            <w:pPr>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p>
        </w:tc>
      </w:tr>
      <w:tr w:rsidR="00082799" w14:paraId="63D54479" w14:textId="77777777" w:rsidTr="00082799">
        <w:tc>
          <w:tcPr>
            <w:tcW w:w="2337" w:type="dxa"/>
          </w:tcPr>
          <w:p w14:paraId="3BB1B91D" w14:textId="0683DB69" w:rsidR="00082799" w:rsidRDefault="00082799" w:rsidP="006C34DA">
            <w:pPr>
              <w:rPr>
                <w:rFonts w:ascii="Times New Roman" w:hAnsi="Times New Roman" w:cs="Times New Roman"/>
                <w:sz w:val="26"/>
                <w:szCs w:val="26"/>
              </w:rPr>
            </w:pPr>
            <w:r>
              <w:rPr>
                <w:rFonts w:ascii="Times New Roman" w:hAnsi="Times New Roman" w:cs="Times New Roman"/>
                <w:sz w:val="26"/>
                <w:szCs w:val="26"/>
              </w:rPr>
              <w:t>Marketing</w:t>
            </w:r>
          </w:p>
        </w:tc>
        <w:tc>
          <w:tcPr>
            <w:tcW w:w="2337" w:type="dxa"/>
          </w:tcPr>
          <w:p w14:paraId="2C17571E" w14:textId="7F3E15AB" w:rsidR="00082799" w:rsidRDefault="00082799" w:rsidP="006C34DA">
            <w:pPr>
              <w:rPr>
                <w:rFonts w:ascii="Times New Roman" w:hAnsi="Times New Roman" w:cs="Times New Roman"/>
                <w:sz w:val="26"/>
                <w:szCs w:val="26"/>
              </w:rPr>
            </w:pPr>
            <w:proofErr w:type="spellStart"/>
            <w:r>
              <w:rPr>
                <w:rFonts w:ascii="Times New Roman" w:hAnsi="Times New Roman" w:cs="Times New Roman"/>
                <w:sz w:val="26"/>
                <w:szCs w:val="26"/>
              </w:rPr>
              <w:t>Quảng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xấu</w:t>
            </w:r>
            <w:proofErr w:type="spellEnd"/>
            <w:r>
              <w:rPr>
                <w:rFonts w:ascii="Times New Roman" w:hAnsi="Times New Roman" w:cs="Times New Roman"/>
                <w:sz w:val="26"/>
                <w:szCs w:val="26"/>
              </w:rPr>
              <w:t>.</w:t>
            </w:r>
          </w:p>
        </w:tc>
        <w:tc>
          <w:tcPr>
            <w:tcW w:w="2338" w:type="dxa"/>
          </w:tcPr>
          <w:p w14:paraId="1675DB9D" w14:textId="0BD247FF" w:rsidR="00082799" w:rsidRDefault="00082799" w:rsidP="006C34DA">
            <w:pPr>
              <w:rPr>
                <w:rFonts w:ascii="Times New Roman" w:hAnsi="Times New Roman" w:cs="Times New Roman"/>
                <w:sz w:val="26"/>
                <w:szCs w:val="26"/>
              </w:rPr>
            </w:pPr>
            <w:proofErr w:type="spellStart"/>
            <w:r>
              <w:rPr>
                <w:rFonts w:ascii="Times New Roman" w:hAnsi="Times New Roman" w:cs="Times New Roman"/>
                <w:sz w:val="26"/>
                <w:szCs w:val="26"/>
              </w:rPr>
              <w:t>Quảng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w:t>
            </w:r>
          </w:p>
        </w:tc>
        <w:tc>
          <w:tcPr>
            <w:tcW w:w="2338" w:type="dxa"/>
          </w:tcPr>
          <w:p w14:paraId="4276D4FA" w14:textId="547E25F7" w:rsidR="00082799" w:rsidRDefault="00082799" w:rsidP="006C34DA">
            <w:pPr>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w:t>
            </w:r>
          </w:p>
        </w:tc>
      </w:tr>
      <w:tr w:rsidR="00082799" w14:paraId="519CFDAB" w14:textId="77777777" w:rsidTr="00082799">
        <w:tc>
          <w:tcPr>
            <w:tcW w:w="2337" w:type="dxa"/>
          </w:tcPr>
          <w:p w14:paraId="07B0C501" w14:textId="5B02A4E8" w:rsidR="00082799" w:rsidRDefault="00082799" w:rsidP="006C34DA">
            <w:pPr>
              <w:rPr>
                <w:rFonts w:ascii="Times New Roman" w:hAnsi="Times New Roman" w:cs="Times New Roman"/>
                <w:sz w:val="26"/>
                <w:szCs w:val="26"/>
              </w:rPr>
            </w:pP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lạc</w:t>
            </w:r>
            <w:proofErr w:type="spellEnd"/>
          </w:p>
        </w:tc>
        <w:tc>
          <w:tcPr>
            <w:tcW w:w="2337" w:type="dxa"/>
          </w:tcPr>
          <w:p w14:paraId="2382722F" w14:textId="327871DE" w:rsidR="00082799" w:rsidRDefault="00082799" w:rsidP="006C34DA">
            <w:pPr>
              <w:rPr>
                <w:rFonts w:ascii="Times New Roman" w:hAnsi="Times New Roman" w:cs="Times New Roman"/>
                <w:sz w:val="26"/>
                <w:szCs w:val="26"/>
              </w:rPr>
            </w:pP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tảng</w:t>
            </w:r>
            <w:proofErr w:type="spellEnd"/>
            <w:r w:rsidR="003134E0">
              <w:rPr>
                <w:rFonts w:ascii="Times New Roman" w:hAnsi="Times New Roman" w:cs="Times New Roman"/>
                <w:sz w:val="26"/>
                <w:szCs w:val="26"/>
              </w:rPr>
              <w:t>.</w:t>
            </w:r>
          </w:p>
        </w:tc>
        <w:tc>
          <w:tcPr>
            <w:tcW w:w="2338" w:type="dxa"/>
          </w:tcPr>
          <w:p w14:paraId="5E633F1A" w14:textId="394D71F4" w:rsidR="00082799" w:rsidRDefault="003134E0" w:rsidP="006C34DA">
            <w:pPr>
              <w:rPr>
                <w:rFonts w:ascii="Times New Roman" w:hAnsi="Times New Roman" w:cs="Times New Roman"/>
                <w:sz w:val="26"/>
                <w:szCs w:val="26"/>
              </w:rPr>
            </w:pPr>
            <w:proofErr w:type="spellStart"/>
            <w:r>
              <w:rPr>
                <w:rFonts w:ascii="Times New Roman" w:hAnsi="Times New Roman" w:cs="Times New Roman"/>
                <w:sz w:val="26"/>
                <w:szCs w:val="26"/>
              </w:rPr>
              <w:t>Nhắn</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p>
        </w:tc>
        <w:tc>
          <w:tcPr>
            <w:tcW w:w="2338" w:type="dxa"/>
          </w:tcPr>
          <w:p w14:paraId="2078B3F8" w14:textId="70A30998" w:rsidR="00082799" w:rsidRDefault="003134E0" w:rsidP="006C34DA">
            <w:pPr>
              <w:rPr>
                <w:rFonts w:ascii="Times New Roman" w:hAnsi="Times New Roman" w:cs="Times New Roman"/>
                <w:sz w:val="26"/>
                <w:szCs w:val="26"/>
              </w:rPr>
            </w:pPr>
            <w:proofErr w:type="spellStart"/>
            <w:r>
              <w:rPr>
                <w:rFonts w:ascii="Times New Roman" w:hAnsi="Times New Roman" w:cs="Times New Roman"/>
                <w:sz w:val="26"/>
                <w:szCs w:val="26"/>
              </w:rPr>
              <w:t>Nhắn</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p>
        </w:tc>
      </w:tr>
      <w:tr w:rsidR="00082799" w14:paraId="4E8735B2" w14:textId="77777777" w:rsidTr="00082799">
        <w:tc>
          <w:tcPr>
            <w:tcW w:w="2337" w:type="dxa"/>
          </w:tcPr>
          <w:p w14:paraId="0EBC7B64" w14:textId="2D2631D8" w:rsidR="00082799" w:rsidRDefault="003134E0" w:rsidP="006C34DA">
            <w:pPr>
              <w:rPr>
                <w:rFonts w:ascii="Times New Roman" w:hAnsi="Times New Roman" w:cs="Times New Roman"/>
                <w:sz w:val="26"/>
                <w:szCs w:val="26"/>
              </w:rPr>
            </w:pP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p>
        </w:tc>
        <w:tc>
          <w:tcPr>
            <w:tcW w:w="2337" w:type="dxa"/>
          </w:tcPr>
          <w:p w14:paraId="6FD65EE0" w14:textId="2D3DDC35" w:rsidR="00082799" w:rsidRDefault="003134E0" w:rsidP="006C34DA">
            <w:pPr>
              <w:rPr>
                <w:rFonts w:ascii="Times New Roman" w:hAnsi="Times New Roman" w:cs="Times New Roman"/>
                <w:sz w:val="26"/>
                <w:szCs w:val="26"/>
              </w:rPr>
            </w:pP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ích</w:t>
            </w:r>
            <w:proofErr w:type="spellEnd"/>
            <w:r>
              <w:rPr>
                <w:rFonts w:ascii="Times New Roman" w:hAnsi="Times New Roman" w:cs="Times New Roman"/>
                <w:sz w:val="26"/>
                <w:szCs w:val="26"/>
              </w:rPr>
              <w:t>.</w:t>
            </w:r>
          </w:p>
        </w:tc>
        <w:tc>
          <w:tcPr>
            <w:tcW w:w="2338" w:type="dxa"/>
          </w:tcPr>
          <w:p w14:paraId="0E02B662" w14:textId="3935B9DE" w:rsidR="00082799" w:rsidRDefault="003134E0" w:rsidP="006C34DA">
            <w:pPr>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ích</w:t>
            </w:r>
            <w:proofErr w:type="spellEnd"/>
            <w:r>
              <w:rPr>
                <w:rFonts w:ascii="Times New Roman" w:hAnsi="Times New Roman" w:cs="Times New Roman"/>
                <w:sz w:val="26"/>
                <w:szCs w:val="26"/>
              </w:rPr>
              <w:t>.</w:t>
            </w:r>
          </w:p>
        </w:tc>
        <w:tc>
          <w:tcPr>
            <w:tcW w:w="2338" w:type="dxa"/>
          </w:tcPr>
          <w:p w14:paraId="191B7C96" w14:textId="6C4354AB" w:rsidR="00082799" w:rsidRDefault="003134E0" w:rsidP="006C34DA">
            <w:pPr>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ích</w:t>
            </w:r>
            <w:proofErr w:type="spellEnd"/>
            <w:r>
              <w:rPr>
                <w:rFonts w:ascii="Times New Roman" w:hAnsi="Times New Roman" w:cs="Times New Roman"/>
                <w:sz w:val="26"/>
                <w:szCs w:val="26"/>
              </w:rPr>
              <w:t>.</w:t>
            </w:r>
          </w:p>
        </w:tc>
      </w:tr>
      <w:tr w:rsidR="00082799" w14:paraId="1EE9D9EF" w14:textId="77777777" w:rsidTr="00082799">
        <w:tc>
          <w:tcPr>
            <w:tcW w:w="2337" w:type="dxa"/>
          </w:tcPr>
          <w:p w14:paraId="3423D823" w14:textId="5409D892" w:rsidR="00082799" w:rsidRDefault="003134E0" w:rsidP="006C34DA">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p>
        </w:tc>
        <w:tc>
          <w:tcPr>
            <w:tcW w:w="2337" w:type="dxa"/>
          </w:tcPr>
          <w:p w14:paraId="5E2794D3" w14:textId="2D671416" w:rsidR="00082799" w:rsidRDefault="003134E0" w:rsidP="006C34DA">
            <w:pPr>
              <w:rPr>
                <w:rFonts w:ascii="Times New Roman" w:hAnsi="Times New Roman" w:cs="Times New Roman"/>
                <w:sz w:val="26"/>
                <w:szCs w:val="26"/>
              </w:rPr>
            </w:pP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w:t>
            </w:r>
          </w:p>
        </w:tc>
        <w:tc>
          <w:tcPr>
            <w:tcW w:w="2338" w:type="dxa"/>
          </w:tcPr>
          <w:p w14:paraId="2F8541E3" w14:textId="632F617C" w:rsidR="00082799" w:rsidRDefault="003134E0" w:rsidP="006C34DA">
            <w:pPr>
              <w:rPr>
                <w:rFonts w:ascii="Times New Roman" w:hAnsi="Times New Roman" w:cs="Times New Roman"/>
                <w:sz w:val="26"/>
                <w:szCs w:val="26"/>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flow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w:t>
            </w:r>
          </w:p>
        </w:tc>
        <w:tc>
          <w:tcPr>
            <w:tcW w:w="2338" w:type="dxa"/>
          </w:tcPr>
          <w:p w14:paraId="263D7623" w14:textId="5EFCBD19" w:rsidR="00082799" w:rsidRPr="003134E0" w:rsidRDefault="003134E0" w:rsidP="006C34DA">
            <w:pPr>
              <w:rPr>
                <w:rFonts w:ascii="Times New Roman" w:hAnsi="Times New Roman" w:cs="Times New Roman"/>
                <w:b/>
                <w:bCs/>
                <w:sz w:val="26"/>
                <w:szCs w:val="26"/>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flow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w:t>
            </w:r>
          </w:p>
        </w:tc>
      </w:tr>
      <w:tr w:rsidR="003134E0" w14:paraId="20A0C326" w14:textId="77777777" w:rsidTr="00082799">
        <w:tc>
          <w:tcPr>
            <w:tcW w:w="2337" w:type="dxa"/>
          </w:tcPr>
          <w:p w14:paraId="47FF1807" w14:textId="7587312F" w:rsidR="003134E0" w:rsidRDefault="003134E0" w:rsidP="006C34DA">
            <w:pPr>
              <w:rPr>
                <w:rFonts w:ascii="Times New Roman" w:hAnsi="Times New Roman" w:cs="Times New Roman"/>
                <w:sz w:val="26"/>
                <w:szCs w:val="26"/>
              </w:rPr>
            </w:pP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p>
        </w:tc>
        <w:tc>
          <w:tcPr>
            <w:tcW w:w="2337" w:type="dxa"/>
          </w:tcPr>
          <w:p w14:paraId="2049AA13" w14:textId="6579B4D9" w:rsidR="003134E0" w:rsidRDefault="003134E0" w:rsidP="006C34DA">
            <w:pPr>
              <w:rPr>
                <w:rFonts w:ascii="Times New Roman" w:hAnsi="Times New Roman" w:cs="Times New Roman"/>
                <w:sz w:val="26"/>
                <w:szCs w:val="26"/>
              </w:rPr>
            </w:pP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w:t>
            </w:r>
          </w:p>
        </w:tc>
        <w:tc>
          <w:tcPr>
            <w:tcW w:w="2338" w:type="dxa"/>
          </w:tcPr>
          <w:p w14:paraId="450E5319" w14:textId="623E6D2E" w:rsidR="003134E0" w:rsidRDefault="003134E0" w:rsidP="006C34DA">
            <w:pPr>
              <w:rPr>
                <w:rFonts w:ascii="Times New Roman" w:hAnsi="Times New Roman" w:cs="Times New Roman"/>
                <w:sz w:val="26"/>
                <w:szCs w:val="26"/>
              </w:rPr>
            </w:pP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p>
        </w:tc>
        <w:tc>
          <w:tcPr>
            <w:tcW w:w="2338" w:type="dxa"/>
          </w:tcPr>
          <w:p w14:paraId="5196C8C3" w14:textId="0FEF7779" w:rsidR="003134E0" w:rsidRDefault="003134E0" w:rsidP="006C34DA">
            <w:pPr>
              <w:rPr>
                <w:rFonts w:ascii="Times New Roman" w:hAnsi="Times New Roman" w:cs="Times New Roman"/>
                <w:sz w:val="26"/>
                <w:szCs w:val="26"/>
              </w:rPr>
            </w:pP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p>
        </w:tc>
      </w:tr>
      <w:tr w:rsidR="003134E0" w14:paraId="3CE0223E" w14:textId="77777777" w:rsidTr="00082799">
        <w:tc>
          <w:tcPr>
            <w:tcW w:w="2337" w:type="dxa"/>
          </w:tcPr>
          <w:p w14:paraId="51D4EFEC" w14:textId="2942AE8E" w:rsidR="003134E0" w:rsidRDefault="003134E0" w:rsidP="006C34DA">
            <w:pPr>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quát</w:t>
            </w:r>
            <w:proofErr w:type="spellEnd"/>
          </w:p>
        </w:tc>
        <w:tc>
          <w:tcPr>
            <w:tcW w:w="2337" w:type="dxa"/>
          </w:tcPr>
          <w:p w14:paraId="71051429" w14:textId="26BBE743" w:rsidR="003134E0" w:rsidRDefault="00245FFF" w:rsidP="006C34DA">
            <w:pPr>
              <w:rPr>
                <w:rFonts w:ascii="Times New Roman" w:hAnsi="Times New Roman" w:cs="Times New Roman"/>
                <w:sz w:val="26"/>
                <w:szCs w:val="26"/>
              </w:rPr>
            </w:pP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w:t>
            </w:r>
          </w:p>
        </w:tc>
        <w:tc>
          <w:tcPr>
            <w:tcW w:w="2338" w:type="dxa"/>
          </w:tcPr>
          <w:p w14:paraId="6AE36A85" w14:textId="7A5DD5FC" w:rsidR="003134E0" w:rsidRDefault="00245FFF" w:rsidP="006C34DA">
            <w:pPr>
              <w:rPr>
                <w:rFonts w:ascii="Times New Roman" w:hAnsi="Times New Roman" w:cs="Times New Roman"/>
                <w:sz w:val="26"/>
                <w:szCs w:val="26"/>
              </w:rPr>
            </w:pP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w:t>
            </w:r>
          </w:p>
        </w:tc>
        <w:tc>
          <w:tcPr>
            <w:tcW w:w="2338" w:type="dxa"/>
          </w:tcPr>
          <w:p w14:paraId="317A5373" w14:textId="75818680" w:rsidR="003134E0" w:rsidRDefault="00245FFF" w:rsidP="006C34DA">
            <w:pPr>
              <w:rPr>
                <w:rFonts w:ascii="Times New Roman" w:hAnsi="Times New Roman" w:cs="Times New Roman"/>
                <w:sz w:val="26"/>
                <w:szCs w:val="26"/>
              </w:rPr>
            </w:pP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hướng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w:t>
            </w:r>
          </w:p>
        </w:tc>
      </w:tr>
    </w:tbl>
    <w:p w14:paraId="29BE4189" w14:textId="37AD649F" w:rsidR="00245FFF" w:rsidRPr="00E437E2" w:rsidRDefault="00E437E2" w:rsidP="00E437E2">
      <w:pPr>
        <w:pStyle w:val="Caption"/>
        <w:jc w:val="center"/>
        <w:rPr>
          <w:rFonts w:ascii="Times New Roman" w:hAnsi="Times New Roman" w:cs="Times New Roman"/>
          <w:b/>
          <w:bCs/>
          <w:i w:val="0"/>
          <w:iCs w:val="0"/>
          <w:color w:val="auto"/>
          <w:sz w:val="26"/>
          <w:szCs w:val="26"/>
        </w:rPr>
      </w:pPr>
      <w:bookmarkStart w:id="181" w:name="_Toc81053749"/>
      <w:proofErr w:type="spellStart"/>
      <w:r w:rsidRPr="00E437E2">
        <w:rPr>
          <w:rFonts w:ascii="Times New Roman" w:hAnsi="Times New Roman" w:cs="Times New Roman"/>
          <w:b/>
          <w:bCs/>
          <w:i w:val="0"/>
          <w:iCs w:val="0"/>
          <w:color w:val="auto"/>
          <w:sz w:val="26"/>
          <w:szCs w:val="26"/>
        </w:rPr>
        <w:t>Bảng</w:t>
      </w:r>
      <w:proofErr w:type="spellEnd"/>
      <w:r>
        <w:rPr>
          <w:rFonts w:ascii="Times New Roman" w:hAnsi="Times New Roman" w:cs="Times New Roman"/>
          <w:b/>
          <w:bCs/>
          <w:i w:val="0"/>
          <w:iCs w:val="0"/>
          <w:color w:val="auto"/>
          <w:sz w:val="26"/>
          <w:szCs w:val="26"/>
        </w:rPr>
        <w:t xml:space="preserve"> 2.</w:t>
      </w:r>
      <w:r w:rsidRPr="00E437E2">
        <w:rPr>
          <w:rFonts w:ascii="Times New Roman" w:hAnsi="Times New Roman" w:cs="Times New Roman"/>
          <w:b/>
          <w:bCs/>
          <w:i w:val="0"/>
          <w:iCs w:val="0"/>
          <w:color w:val="auto"/>
          <w:sz w:val="26"/>
          <w:szCs w:val="26"/>
        </w:rPr>
        <w:fldChar w:fldCharType="begin"/>
      </w:r>
      <w:r w:rsidRPr="00E437E2">
        <w:rPr>
          <w:rFonts w:ascii="Times New Roman" w:hAnsi="Times New Roman" w:cs="Times New Roman"/>
          <w:b/>
          <w:bCs/>
          <w:i w:val="0"/>
          <w:iCs w:val="0"/>
          <w:color w:val="auto"/>
          <w:sz w:val="26"/>
          <w:szCs w:val="26"/>
        </w:rPr>
        <w:instrText xml:space="preserve"> SEQ Table \* ARABIC </w:instrText>
      </w:r>
      <w:r w:rsidRPr="00E437E2">
        <w:rPr>
          <w:rFonts w:ascii="Times New Roman" w:hAnsi="Times New Roman" w:cs="Times New Roman"/>
          <w:b/>
          <w:bCs/>
          <w:i w:val="0"/>
          <w:iCs w:val="0"/>
          <w:color w:val="auto"/>
          <w:sz w:val="26"/>
          <w:szCs w:val="26"/>
        </w:rPr>
        <w:fldChar w:fldCharType="separate"/>
      </w:r>
      <w:r w:rsidRPr="00E437E2">
        <w:rPr>
          <w:rFonts w:ascii="Times New Roman" w:hAnsi="Times New Roman" w:cs="Times New Roman"/>
          <w:b/>
          <w:bCs/>
          <w:i w:val="0"/>
          <w:iCs w:val="0"/>
          <w:noProof/>
          <w:color w:val="auto"/>
          <w:sz w:val="26"/>
          <w:szCs w:val="26"/>
        </w:rPr>
        <w:t>1</w:t>
      </w:r>
      <w:r w:rsidRPr="00E437E2">
        <w:rPr>
          <w:rFonts w:ascii="Times New Roman" w:hAnsi="Times New Roman" w:cs="Times New Roman"/>
          <w:b/>
          <w:bCs/>
          <w:i w:val="0"/>
          <w:iCs w:val="0"/>
          <w:color w:val="auto"/>
          <w:sz w:val="26"/>
          <w:szCs w:val="26"/>
        </w:rPr>
        <w:fldChar w:fldCharType="end"/>
      </w:r>
      <w:r w:rsidRPr="00E437E2">
        <w:rPr>
          <w:rFonts w:ascii="Times New Roman" w:hAnsi="Times New Roman" w:cs="Times New Roman"/>
          <w:b/>
          <w:bCs/>
          <w:i w:val="0"/>
          <w:iCs w:val="0"/>
          <w:color w:val="auto"/>
          <w:sz w:val="26"/>
          <w:szCs w:val="26"/>
        </w:rPr>
        <w:t xml:space="preserve">: </w:t>
      </w:r>
      <w:proofErr w:type="spellStart"/>
      <w:r w:rsidRPr="00E437E2">
        <w:rPr>
          <w:rFonts w:ascii="Times New Roman" w:hAnsi="Times New Roman" w:cs="Times New Roman"/>
          <w:b/>
          <w:bCs/>
          <w:i w:val="0"/>
          <w:iCs w:val="0"/>
          <w:color w:val="auto"/>
          <w:sz w:val="26"/>
          <w:szCs w:val="26"/>
        </w:rPr>
        <w:t>Bảng</w:t>
      </w:r>
      <w:proofErr w:type="spellEnd"/>
      <w:r w:rsidRPr="00E437E2">
        <w:rPr>
          <w:rFonts w:ascii="Times New Roman" w:hAnsi="Times New Roman" w:cs="Times New Roman"/>
          <w:b/>
          <w:bCs/>
          <w:i w:val="0"/>
          <w:iCs w:val="0"/>
          <w:color w:val="auto"/>
          <w:sz w:val="26"/>
          <w:szCs w:val="26"/>
        </w:rPr>
        <w:t xml:space="preserve"> so </w:t>
      </w:r>
      <w:proofErr w:type="spellStart"/>
      <w:r w:rsidRPr="00E437E2">
        <w:rPr>
          <w:rFonts w:ascii="Times New Roman" w:hAnsi="Times New Roman" w:cs="Times New Roman"/>
          <w:b/>
          <w:bCs/>
          <w:i w:val="0"/>
          <w:iCs w:val="0"/>
          <w:color w:val="auto"/>
          <w:sz w:val="26"/>
          <w:szCs w:val="26"/>
        </w:rPr>
        <w:t>sánh</w:t>
      </w:r>
      <w:proofErr w:type="spellEnd"/>
      <w:r w:rsidRPr="00E437E2">
        <w:rPr>
          <w:rFonts w:ascii="Times New Roman" w:hAnsi="Times New Roman" w:cs="Times New Roman"/>
          <w:b/>
          <w:bCs/>
          <w:i w:val="0"/>
          <w:iCs w:val="0"/>
          <w:color w:val="auto"/>
          <w:sz w:val="26"/>
          <w:szCs w:val="26"/>
        </w:rPr>
        <w:t xml:space="preserve"> 3 </w:t>
      </w:r>
      <w:proofErr w:type="spellStart"/>
      <w:r w:rsidRPr="00E437E2">
        <w:rPr>
          <w:rFonts w:ascii="Times New Roman" w:hAnsi="Times New Roman" w:cs="Times New Roman"/>
          <w:b/>
          <w:bCs/>
          <w:i w:val="0"/>
          <w:iCs w:val="0"/>
          <w:color w:val="auto"/>
          <w:sz w:val="26"/>
          <w:szCs w:val="26"/>
        </w:rPr>
        <w:t>nền</w:t>
      </w:r>
      <w:proofErr w:type="spellEnd"/>
      <w:r w:rsidRPr="00E437E2">
        <w:rPr>
          <w:rFonts w:ascii="Times New Roman" w:hAnsi="Times New Roman" w:cs="Times New Roman"/>
          <w:b/>
          <w:bCs/>
          <w:i w:val="0"/>
          <w:iCs w:val="0"/>
          <w:color w:val="auto"/>
          <w:sz w:val="26"/>
          <w:szCs w:val="26"/>
        </w:rPr>
        <w:t xml:space="preserve"> </w:t>
      </w:r>
      <w:proofErr w:type="spellStart"/>
      <w:r w:rsidRPr="00E437E2">
        <w:rPr>
          <w:rFonts w:ascii="Times New Roman" w:hAnsi="Times New Roman" w:cs="Times New Roman"/>
          <w:b/>
          <w:bCs/>
          <w:i w:val="0"/>
          <w:iCs w:val="0"/>
          <w:color w:val="auto"/>
          <w:sz w:val="26"/>
          <w:szCs w:val="26"/>
        </w:rPr>
        <w:t>tảng</w:t>
      </w:r>
      <w:proofErr w:type="spellEnd"/>
      <w:r w:rsidRPr="00E437E2">
        <w:rPr>
          <w:rFonts w:ascii="Times New Roman" w:hAnsi="Times New Roman" w:cs="Times New Roman"/>
          <w:b/>
          <w:bCs/>
          <w:i w:val="0"/>
          <w:iCs w:val="0"/>
          <w:color w:val="auto"/>
          <w:sz w:val="26"/>
          <w:szCs w:val="26"/>
        </w:rPr>
        <w:t xml:space="preserve"> Facebook, </w:t>
      </w:r>
      <w:proofErr w:type="spellStart"/>
      <w:r w:rsidRPr="00E437E2">
        <w:rPr>
          <w:rFonts w:ascii="Times New Roman" w:hAnsi="Times New Roman" w:cs="Times New Roman"/>
          <w:b/>
          <w:bCs/>
          <w:i w:val="0"/>
          <w:iCs w:val="0"/>
          <w:color w:val="auto"/>
          <w:sz w:val="26"/>
          <w:szCs w:val="26"/>
        </w:rPr>
        <w:t>Tiktok</w:t>
      </w:r>
      <w:proofErr w:type="spellEnd"/>
      <w:r w:rsidRPr="00E437E2">
        <w:rPr>
          <w:rFonts w:ascii="Times New Roman" w:hAnsi="Times New Roman" w:cs="Times New Roman"/>
          <w:b/>
          <w:bCs/>
          <w:i w:val="0"/>
          <w:iCs w:val="0"/>
          <w:color w:val="auto"/>
          <w:sz w:val="26"/>
          <w:szCs w:val="26"/>
        </w:rPr>
        <w:t>, Instagram</w:t>
      </w:r>
      <w:bookmarkEnd w:id="181"/>
    </w:p>
    <w:p w14:paraId="18CDF26C" w14:textId="6E2E02E5" w:rsidR="0021436B" w:rsidRDefault="001221ED" w:rsidP="001221ED">
      <w:pPr>
        <w:pStyle w:val="Heading2"/>
      </w:pPr>
      <w:bookmarkStart w:id="182" w:name="_Toc81052245"/>
      <w:bookmarkStart w:id="183" w:name="_Toc81053424"/>
      <w:r>
        <w:t xml:space="preserve">1.2. </w:t>
      </w:r>
      <w:proofErr w:type="spellStart"/>
      <w:r w:rsidR="00245FFF" w:rsidRPr="00245FFF">
        <w:t>Xác</w:t>
      </w:r>
      <w:proofErr w:type="spellEnd"/>
      <w:r w:rsidR="00245FFF" w:rsidRPr="00245FFF">
        <w:t xml:space="preserve"> </w:t>
      </w:r>
      <w:proofErr w:type="spellStart"/>
      <w:r w:rsidR="00245FFF" w:rsidRPr="00245FFF">
        <w:t>định</w:t>
      </w:r>
      <w:proofErr w:type="spellEnd"/>
      <w:r w:rsidR="00245FFF" w:rsidRPr="00245FFF">
        <w:t xml:space="preserve"> </w:t>
      </w:r>
      <w:proofErr w:type="spellStart"/>
      <w:r w:rsidR="00245FFF" w:rsidRPr="00245FFF">
        <w:t>yêu</w:t>
      </w:r>
      <w:proofErr w:type="spellEnd"/>
      <w:r w:rsidR="00245FFF" w:rsidRPr="00245FFF">
        <w:t xml:space="preserve"> </w:t>
      </w:r>
      <w:proofErr w:type="spellStart"/>
      <w:r w:rsidR="00245FFF" w:rsidRPr="00245FFF">
        <w:t>cầu</w:t>
      </w:r>
      <w:bookmarkEnd w:id="182"/>
      <w:bookmarkEnd w:id="183"/>
      <w:proofErr w:type="spellEnd"/>
    </w:p>
    <w:p w14:paraId="2F5EB6EC" w14:textId="34867273" w:rsidR="00133B47" w:rsidRDefault="00245FFF">
      <w:pPr>
        <w:spacing w:line="360" w:lineRule="auto"/>
        <w:ind w:firstLine="360"/>
        <w:jc w:val="both"/>
        <w:rPr>
          <w:rFonts w:ascii="Times New Roman" w:hAnsi="Times New Roman" w:cs="Times New Roman"/>
          <w:sz w:val="26"/>
          <w:szCs w:val="26"/>
        </w:rPr>
        <w:pPrChange w:id="184" w:author="Mai Anh Thơ" w:date="2021-09-06T16:59:00Z">
          <w:pPr>
            <w:ind w:firstLine="360"/>
          </w:pPr>
        </w:pPrChange>
      </w:pPr>
      <w:r>
        <w:rPr>
          <w:rFonts w:ascii="Times New Roman" w:hAnsi="Times New Roman" w:cs="Times New Roman"/>
          <w:sz w:val="26"/>
          <w:szCs w:val="26"/>
        </w:rPr>
        <w:t xml:space="preserve">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del w:id="185" w:author="Mai Anh Thơ" w:date="2021-09-06T16:58:00Z">
        <w:r w:rsidDel="00DC6B91">
          <w:rPr>
            <w:rFonts w:ascii="Times New Roman" w:hAnsi="Times New Roman" w:cs="Times New Roman"/>
            <w:sz w:val="26"/>
            <w:szCs w:val="26"/>
          </w:rPr>
          <w:delText>chúng em</w:delText>
        </w:r>
      </w:del>
      <w:proofErr w:type="spellStart"/>
      <w:ins w:id="186" w:author="Mai Anh Thơ" w:date="2021-09-06T16:58:00Z">
        <w:r w:rsidR="00DC6B91">
          <w:rPr>
            <w:rFonts w:ascii="Times New Roman" w:hAnsi="Times New Roman" w:cs="Times New Roman"/>
            <w:sz w:val="26"/>
            <w:szCs w:val="26"/>
          </w:rPr>
          <w:t>nghiên</w:t>
        </w:r>
        <w:proofErr w:type="spellEnd"/>
        <w:r w:rsidR="00DC6B91">
          <w:rPr>
            <w:rFonts w:ascii="Times New Roman" w:hAnsi="Times New Roman" w:cs="Times New Roman"/>
            <w:sz w:val="26"/>
            <w:szCs w:val="26"/>
          </w:rPr>
          <w:t xml:space="preserve"> </w:t>
        </w:r>
        <w:proofErr w:type="spellStart"/>
        <w:r w:rsidR="00DC6B91">
          <w:rPr>
            <w:rFonts w:ascii="Times New Roman" w:hAnsi="Times New Roman" w:cs="Times New Roman"/>
            <w:sz w:val="26"/>
            <w:szCs w:val="26"/>
          </w:rPr>
          <w:t>cứu</w:t>
        </w:r>
      </w:ins>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website </w:t>
      </w:r>
      <w:commentRangeStart w:id="187"/>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cho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nhỏ</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sidR="00133B47">
        <w:rPr>
          <w:rFonts w:ascii="Times New Roman" w:hAnsi="Times New Roman" w:cs="Times New Roman"/>
          <w:sz w:val="26"/>
          <w:szCs w:val="26"/>
        </w:rPr>
        <w:t xml:space="preserve">, </w:t>
      </w:r>
      <w:proofErr w:type="spellStart"/>
      <w:r w:rsidR="00133B47">
        <w:rPr>
          <w:rFonts w:ascii="Times New Roman" w:hAnsi="Times New Roman" w:cs="Times New Roman"/>
          <w:sz w:val="26"/>
          <w:szCs w:val="26"/>
        </w:rPr>
        <w:t>ví</w:t>
      </w:r>
      <w:proofErr w:type="spellEnd"/>
      <w:r w:rsidR="00133B47">
        <w:rPr>
          <w:rFonts w:ascii="Times New Roman" w:hAnsi="Times New Roman" w:cs="Times New Roman"/>
          <w:sz w:val="26"/>
          <w:szCs w:val="26"/>
        </w:rPr>
        <w:t xml:space="preserve"> </w:t>
      </w:r>
      <w:proofErr w:type="spellStart"/>
      <w:r w:rsidR="00133B47">
        <w:rPr>
          <w:rFonts w:ascii="Times New Roman" w:hAnsi="Times New Roman" w:cs="Times New Roman"/>
          <w:sz w:val="26"/>
          <w:szCs w:val="26"/>
        </w:rPr>
        <w:t>dụ</w:t>
      </w:r>
      <w:proofErr w:type="spellEnd"/>
      <w:r w:rsidR="00133B47">
        <w:rPr>
          <w:rFonts w:ascii="Times New Roman" w:hAnsi="Times New Roman" w:cs="Times New Roman"/>
          <w:sz w:val="26"/>
          <w:szCs w:val="26"/>
        </w:rPr>
        <w:t xml:space="preserve"> </w:t>
      </w:r>
      <w:proofErr w:type="spellStart"/>
      <w:r w:rsidR="00133B47">
        <w:rPr>
          <w:rFonts w:ascii="Times New Roman" w:hAnsi="Times New Roman" w:cs="Times New Roman"/>
          <w:sz w:val="26"/>
          <w:szCs w:val="26"/>
        </w:rPr>
        <w:t>như</w:t>
      </w:r>
      <w:proofErr w:type="spellEnd"/>
      <w:r w:rsidR="00133B47">
        <w:rPr>
          <w:rFonts w:ascii="Times New Roman" w:hAnsi="Times New Roman" w:cs="Times New Roman"/>
          <w:sz w:val="26"/>
          <w:szCs w:val="26"/>
        </w:rPr>
        <w:t xml:space="preserve">: </w:t>
      </w:r>
      <w:proofErr w:type="spellStart"/>
      <w:r w:rsidR="00133B47">
        <w:rPr>
          <w:rFonts w:ascii="Times New Roman" w:hAnsi="Times New Roman" w:cs="Times New Roman"/>
          <w:sz w:val="26"/>
          <w:szCs w:val="26"/>
        </w:rPr>
        <w:t>lớp</w:t>
      </w:r>
      <w:proofErr w:type="spellEnd"/>
      <w:r w:rsidR="00133B47">
        <w:rPr>
          <w:rFonts w:ascii="Times New Roman" w:hAnsi="Times New Roman" w:cs="Times New Roman"/>
          <w:sz w:val="26"/>
          <w:szCs w:val="26"/>
        </w:rPr>
        <w:t xml:space="preserve"> </w:t>
      </w:r>
      <w:proofErr w:type="spellStart"/>
      <w:r w:rsidR="00133B47">
        <w:rPr>
          <w:rFonts w:ascii="Times New Roman" w:hAnsi="Times New Roman" w:cs="Times New Roman"/>
          <w:sz w:val="26"/>
          <w:szCs w:val="26"/>
        </w:rPr>
        <w:t>học</w:t>
      </w:r>
      <w:proofErr w:type="spellEnd"/>
      <w:r w:rsidR="00133B47">
        <w:rPr>
          <w:rFonts w:ascii="Times New Roman" w:hAnsi="Times New Roman" w:cs="Times New Roman"/>
          <w:sz w:val="26"/>
          <w:szCs w:val="26"/>
        </w:rPr>
        <w:t xml:space="preserve">, </w:t>
      </w:r>
      <w:proofErr w:type="spellStart"/>
      <w:r w:rsidR="00133B47">
        <w:rPr>
          <w:rFonts w:ascii="Times New Roman" w:hAnsi="Times New Roman" w:cs="Times New Roman"/>
          <w:sz w:val="26"/>
          <w:szCs w:val="26"/>
        </w:rPr>
        <w:t>trường</w:t>
      </w:r>
      <w:proofErr w:type="spellEnd"/>
      <w:r w:rsidR="00133B47">
        <w:rPr>
          <w:rFonts w:ascii="Times New Roman" w:hAnsi="Times New Roman" w:cs="Times New Roman"/>
          <w:sz w:val="26"/>
          <w:szCs w:val="26"/>
        </w:rPr>
        <w:t xml:space="preserve"> </w:t>
      </w:r>
      <w:proofErr w:type="spellStart"/>
      <w:r w:rsidR="00133B47">
        <w:rPr>
          <w:rFonts w:ascii="Times New Roman" w:hAnsi="Times New Roman" w:cs="Times New Roman"/>
          <w:sz w:val="26"/>
          <w:szCs w:val="26"/>
        </w:rPr>
        <w:t>học</w:t>
      </w:r>
      <w:proofErr w:type="spellEnd"/>
      <w:r w:rsidR="00133B47">
        <w:rPr>
          <w:rFonts w:ascii="Times New Roman" w:hAnsi="Times New Roman" w:cs="Times New Roman"/>
          <w:sz w:val="26"/>
          <w:szCs w:val="26"/>
        </w:rPr>
        <w:t xml:space="preserve">, </w:t>
      </w:r>
      <w:proofErr w:type="spellStart"/>
      <w:r w:rsidR="00133B47">
        <w:rPr>
          <w:rFonts w:ascii="Times New Roman" w:hAnsi="Times New Roman" w:cs="Times New Roman"/>
          <w:sz w:val="26"/>
          <w:szCs w:val="26"/>
        </w:rPr>
        <w:t>công</w:t>
      </w:r>
      <w:proofErr w:type="spellEnd"/>
      <w:r w:rsidR="00133B47">
        <w:rPr>
          <w:rFonts w:ascii="Times New Roman" w:hAnsi="Times New Roman" w:cs="Times New Roman"/>
          <w:sz w:val="26"/>
          <w:szCs w:val="26"/>
        </w:rPr>
        <w:t xml:space="preserve"> ty, </w:t>
      </w:r>
      <w:proofErr w:type="spellStart"/>
      <w:r w:rsidR="00133B47">
        <w:rPr>
          <w:rFonts w:ascii="Times New Roman" w:hAnsi="Times New Roman" w:cs="Times New Roman"/>
          <w:sz w:val="26"/>
          <w:szCs w:val="26"/>
        </w:rPr>
        <w:t>doanh</w:t>
      </w:r>
      <w:proofErr w:type="spellEnd"/>
      <w:r w:rsidR="00133B47">
        <w:rPr>
          <w:rFonts w:ascii="Times New Roman" w:hAnsi="Times New Roman" w:cs="Times New Roman"/>
          <w:sz w:val="26"/>
          <w:szCs w:val="26"/>
        </w:rPr>
        <w:t xml:space="preserve"> </w:t>
      </w:r>
      <w:proofErr w:type="spellStart"/>
      <w:r w:rsidR="00133B47">
        <w:rPr>
          <w:rFonts w:ascii="Times New Roman" w:hAnsi="Times New Roman" w:cs="Times New Roman"/>
          <w:sz w:val="26"/>
          <w:szCs w:val="26"/>
        </w:rPr>
        <w:t>nghiệp</w:t>
      </w:r>
      <w:proofErr w:type="spellEnd"/>
      <w:r w:rsidR="00133B47">
        <w:rPr>
          <w:rFonts w:ascii="Times New Roman" w:hAnsi="Times New Roman" w:cs="Times New Roman"/>
          <w:sz w:val="26"/>
          <w:szCs w:val="26"/>
        </w:rPr>
        <w:t xml:space="preserve"> </w:t>
      </w:r>
      <w:proofErr w:type="spellStart"/>
      <w:r w:rsidR="00133B47">
        <w:rPr>
          <w:rFonts w:ascii="Times New Roman" w:hAnsi="Times New Roman" w:cs="Times New Roman"/>
          <w:sz w:val="26"/>
          <w:szCs w:val="26"/>
        </w:rPr>
        <w:t>với</w:t>
      </w:r>
      <w:proofErr w:type="spellEnd"/>
      <w:r w:rsidR="00133B47">
        <w:rPr>
          <w:rFonts w:ascii="Times New Roman" w:hAnsi="Times New Roman" w:cs="Times New Roman"/>
          <w:sz w:val="26"/>
          <w:szCs w:val="26"/>
        </w:rPr>
        <w:t xml:space="preserve"> </w:t>
      </w:r>
      <w:proofErr w:type="spellStart"/>
      <w:r w:rsidR="00133B47">
        <w:rPr>
          <w:rFonts w:ascii="Times New Roman" w:hAnsi="Times New Roman" w:cs="Times New Roman"/>
          <w:sz w:val="26"/>
          <w:szCs w:val="26"/>
        </w:rPr>
        <w:t>nhau</w:t>
      </w:r>
      <w:proofErr w:type="spellEnd"/>
      <w:r w:rsidR="00133B47">
        <w:rPr>
          <w:rFonts w:ascii="Times New Roman" w:hAnsi="Times New Roman" w:cs="Times New Roman"/>
          <w:sz w:val="26"/>
          <w:szCs w:val="26"/>
        </w:rPr>
        <w:t>, …</w:t>
      </w:r>
      <w:r w:rsidR="005B075D">
        <w:rPr>
          <w:rFonts w:ascii="Times New Roman" w:hAnsi="Times New Roman" w:cs="Times New Roman"/>
          <w:sz w:val="26"/>
          <w:szCs w:val="26"/>
        </w:rPr>
        <w:t xml:space="preserve">ở </w:t>
      </w:r>
      <w:proofErr w:type="spellStart"/>
      <w:r w:rsidR="005B075D">
        <w:rPr>
          <w:rFonts w:ascii="Times New Roman" w:hAnsi="Times New Roman" w:cs="Times New Roman"/>
          <w:sz w:val="26"/>
          <w:szCs w:val="26"/>
        </w:rPr>
        <w:t>đó</w:t>
      </w:r>
      <w:proofErr w:type="spellEnd"/>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các</w:t>
      </w:r>
      <w:proofErr w:type="spellEnd"/>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thành</w:t>
      </w:r>
      <w:proofErr w:type="spellEnd"/>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viên</w:t>
      </w:r>
      <w:proofErr w:type="spellEnd"/>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có</w:t>
      </w:r>
      <w:proofErr w:type="spellEnd"/>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thể</w:t>
      </w:r>
      <w:proofErr w:type="spellEnd"/>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đăng</w:t>
      </w:r>
      <w:proofErr w:type="spellEnd"/>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tải</w:t>
      </w:r>
      <w:proofErr w:type="spellEnd"/>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các</w:t>
      </w:r>
      <w:proofErr w:type="spellEnd"/>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nội</w:t>
      </w:r>
      <w:proofErr w:type="spellEnd"/>
      <w:r w:rsidR="005B075D">
        <w:rPr>
          <w:rFonts w:ascii="Times New Roman" w:hAnsi="Times New Roman" w:cs="Times New Roman"/>
          <w:sz w:val="26"/>
          <w:szCs w:val="26"/>
        </w:rPr>
        <w:t xml:space="preserve"> dung, </w:t>
      </w:r>
      <w:proofErr w:type="spellStart"/>
      <w:r w:rsidR="005B075D">
        <w:rPr>
          <w:rFonts w:ascii="Times New Roman" w:hAnsi="Times New Roman" w:cs="Times New Roman"/>
          <w:sz w:val="26"/>
          <w:szCs w:val="26"/>
        </w:rPr>
        <w:t>hình</w:t>
      </w:r>
      <w:proofErr w:type="spellEnd"/>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ảnh</w:t>
      </w:r>
      <w:proofErr w:type="spellEnd"/>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chủ</w:t>
      </w:r>
      <w:proofErr w:type="spellEnd"/>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đề</w:t>
      </w:r>
      <w:proofErr w:type="spellEnd"/>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bàn</w:t>
      </w:r>
      <w:proofErr w:type="spellEnd"/>
      <w:r w:rsidR="005B075D">
        <w:rPr>
          <w:rFonts w:ascii="Times New Roman" w:hAnsi="Times New Roman" w:cs="Times New Roman"/>
          <w:sz w:val="26"/>
          <w:szCs w:val="26"/>
        </w:rPr>
        <w:t xml:space="preserve"> </w:t>
      </w:r>
      <w:proofErr w:type="spellStart"/>
      <w:r w:rsidR="005B075D">
        <w:rPr>
          <w:rFonts w:ascii="Times New Roman" w:hAnsi="Times New Roman" w:cs="Times New Roman"/>
          <w:sz w:val="26"/>
          <w:szCs w:val="26"/>
        </w:rPr>
        <w:t>luận</w:t>
      </w:r>
      <w:proofErr w:type="spellEnd"/>
      <w:r w:rsidR="005B075D">
        <w:rPr>
          <w:rFonts w:ascii="Times New Roman" w:hAnsi="Times New Roman" w:cs="Times New Roman"/>
          <w:sz w:val="26"/>
          <w:szCs w:val="26"/>
        </w:rPr>
        <w:t>, video,…</w:t>
      </w:r>
      <w:commentRangeEnd w:id="187"/>
      <w:r w:rsidR="00217F4F">
        <w:rPr>
          <w:rStyle w:val="CommentReference"/>
        </w:rPr>
        <w:commentReference w:id="187"/>
      </w:r>
    </w:p>
    <w:p w14:paraId="07828BBF" w14:textId="07B2D57D" w:rsidR="00133B47" w:rsidRPr="005C5935" w:rsidRDefault="00133B47">
      <w:pPr>
        <w:pStyle w:val="ListParagraph"/>
        <w:numPr>
          <w:ilvl w:val="0"/>
          <w:numId w:val="14"/>
        </w:numPr>
        <w:spacing w:line="360" w:lineRule="auto"/>
        <w:ind w:left="360"/>
        <w:jc w:val="both"/>
        <w:rPr>
          <w:rFonts w:ascii="Times New Roman" w:hAnsi="Times New Roman" w:cs="Times New Roman"/>
          <w:sz w:val="26"/>
          <w:szCs w:val="26"/>
        </w:rPr>
        <w:pPrChange w:id="188" w:author="Mai Anh Thơ" w:date="2021-09-06T16:59:00Z">
          <w:pPr>
            <w:pStyle w:val="ListParagraph"/>
            <w:numPr>
              <w:numId w:val="14"/>
            </w:numPr>
            <w:spacing w:line="288" w:lineRule="auto"/>
            <w:ind w:left="360" w:hanging="360"/>
            <w:jc w:val="both"/>
          </w:pPr>
        </w:pPrChange>
      </w:pPr>
      <w:commentRangeStart w:id="189"/>
      <w:r w:rsidRPr="005C5935">
        <w:rPr>
          <w:rFonts w:ascii="Times New Roman" w:hAnsi="Times New Roman" w:cs="Times New Roman"/>
          <w:sz w:val="26"/>
          <w:szCs w:val="26"/>
        </w:rPr>
        <w:lastRenderedPageBreak/>
        <w:t xml:space="preserve">Website </w:t>
      </w:r>
      <w:proofErr w:type="spellStart"/>
      <w:r w:rsidRPr="005C5935">
        <w:rPr>
          <w:rFonts w:ascii="Times New Roman" w:hAnsi="Times New Roman" w:cs="Times New Roman"/>
          <w:sz w:val="26"/>
          <w:szCs w:val="26"/>
        </w:rPr>
        <w:t>sẽ</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giúp</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người</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dùng</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có</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thể</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tiế</w:t>
      </w:r>
      <w:r>
        <w:rPr>
          <w:rFonts w:ascii="Times New Roman" w:hAnsi="Times New Roman" w:cs="Times New Roman"/>
          <w:sz w:val="26"/>
          <w:szCs w:val="26"/>
        </w:rPr>
        <w:t>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del w:id="190" w:author="Mai Anh Thơ" w:date="2021-09-06T17:00:00Z">
        <w:r w:rsidDel="00DC6B91">
          <w:rPr>
            <w:rFonts w:ascii="Times New Roman" w:hAnsi="Times New Roman" w:cs="Times New Roman"/>
            <w:sz w:val="26"/>
            <w:szCs w:val="26"/>
          </w:rPr>
          <w:delText>,…</w:delText>
        </w:r>
      </w:del>
      <w:ins w:id="191" w:author="Mai Anh Thơ" w:date="2021-09-06T17:00:00Z">
        <w:r w:rsidR="00DC6B91">
          <w:rPr>
            <w:rFonts w:ascii="Times New Roman" w:hAnsi="Times New Roman" w:cs="Times New Roman"/>
            <w:sz w:val="26"/>
            <w:szCs w:val="26"/>
          </w:rPr>
          <w:t>…</w:t>
        </w:r>
      </w:ins>
    </w:p>
    <w:p w14:paraId="3637CF21" w14:textId="346BFF62" w:rsidR="00133B47" w:rsidRPr="005C5935" w:rsidRDefault="00133B47">
      <w:pPr>
        <w:pStyle w:val="ListParagraph"/>
        <w:numPr>
          <w:ilvl w:val="0"/>
          <w:numId w:val="14"/>
        </w:numPr>
        <w:spacing w:line="360" w:lineRule="auto"/>
        <w:ind w:left="360"/>
        <w:jc w:val="both"/>
        <w:rPr>
          <w:rFonts w:ascii="Times New Roman" w:hAnsi="Times New Roman" w:cs="Times New Roman"/>
          <w:sz w:val="26"/>
          <w:szCs w:val="26"/>
        </w:rPr>
        <w:pPrChange w:id="192" w:author="Mai Anh Thơ" w:date="2021-09-06T16:59:00Z">
          <w:pPr>
            <w:pStyle w:val="ListParagraph"/>
            <w:numPr>
              <w:numId w:val="14"/>
            </w:numPr>
            <w:spacing w:line="288" w:lineRule="auto"/>
            <w:ind w:left="360" w:hanging="360"/>
            <w:jc w:val="both"/>
          </w:pPr>
        </w:pPrChange>
      </w:pPr>
      <w:r w:rsidRPr="005C5935">
        <w:rPr>
          <w:rFonts w:ascii="Times New Roman" w:hAnsi="Times New Roman" w:cs="Times New Roman"/>
          <w:sz w:val="26"/>
          <w:szCs w:val="26"/>
        </w:rPr>
        <w:t xml:space="preserve">Website </w:t>
      </w:r>
      <w:proofErr w:type="spellStart"/>
      <w:r w:rsidRPr="005C5935">
        <w:rPr>
          <w:rFonts w:ascii="Times New Roman" w:hAnsi="Times New Roman" w:cs="Times New Roman"/>
          <w:sz w:val="26"/>
          <w:szCs w:val="26"/>
        </w:rPr>
        <w:t>sẽ</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cung</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cấp</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các</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chức</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năng</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cần</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thiết</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của</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một</w:t>
      </w:r>
      <w:proofErr w:type="spellEnd"/>
      <w:r w:rsidRPr="005C5935">
        <w:rPr>
          <w:rFonts w:ascii="Times New Roman" w:hAnsi="Times New Roman" w:cs="Times New Roman"/>
          <w:sz w:val="26"/>
          <w:szCs w:val="26"/>
        </w:rPr>
        <w:t xml:space="preserve">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hội</w:t>
      </w:r>
      <w:proofErr w:type="spellEnd"/>
      <w:r>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như</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đăng</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nhập</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đăng</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kí</w:t>
      </w:r>
      <w:proofErr w:type="spellEnd"/>
      <w:r w:rsidRPr="005C5935">
        <w:rPr>
          <w:rFonts w:ascii="Times New Roman" w:hAnsi="Times New Roman" w:cs="Times New Roman"/>
          <w:sz w:val="26"/>
          <w:szCs w:val="26"/>
        </w:rPr>
        <w:t xml:space="preserve">, </w:t>
      </w:r>
      <w:proofErr w:type="spellStart"/>
      <w:r w:rsidRPr="005C5935">
        <w:rPr>
          <w:rFonts w:ascii="Times New Roman" w:hAnsi="Times New Roman" w:cs="Times New Roman"/>
          <w:sz w:val="26"/>
          <w:szCs w:val="26"/>
        </w:rPr>
        <w:t>xem</w:t>
      </w:r>
      <w:proofErr w:type="spellEnd"/>
      <w:r w:rsidRPr="005C5935">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viết</w:t>
      </w:r>
      <w:proofErr w:type="spellEnd"/>
      <w:r w:rsidRPr="005C5935">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sidRPr="005C5935">
        <w:rPr>
          <w:rFonts w:ascii="Times New Roman" w:hAnsi="Times New Roman" w:cs="Times New Roman"/>
          <w:sz w:val="26"/>
          <w:szCs w:val="26"/>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nhắn</w:t>
      </w:r>
      <w:proofErr w:type="spellEnd"/>
      <w:r>
        <w:rPr>
          <w:rFonts w:ascii="Times New Roman" w:hAnsi="Times New Roman" w:cs="Times New Roman"/>
          <w:sz w:val="26"/>
          <w:szCs w:val="26"/>
        </w:rPr>
        <w:t xml:space="preserve"> tin </w:t>
      </w:r>
      <w:r w:rsidRPr="005C5935">
        <w:rPr>
          <w:rFonts w:ascii="Times New Roman" w:hAnsi="Times New Roman" w:cs="Times New Roman"/>
          <w:sz w:val="26"/>
          <w:szCs w:val="26"/>
        </w:rPr>
        <w:t>…</w:t>
      </w:r>
    </w:p>
    <w:p w14:paraId="1611F1AE" w14:textId="50890080" w:rsidR="00133B47" w:rsidRDefault="00133B47">
      <w:pPr>
        <w:pStyle w:val="ListParagraph"/>
        <w:numPr>
          <w:ilvl w:val="0"/>
          <w:numId w:val="14"/>
        </w:numPr>
        <w:spacing w:line="360" w:lineRule="auto"/>
        <w:ind w:left="360"/>
        <w:jc w:val="both"/>
        <w:rPr>
          <w:rFonts w:ascii="Times New Roman" w:hAnsi="Times New Roman" w:cs="Times New Roman"/>
          <w:sz w:val="26"/>
          <w:szCs w:val="26"/>
        </w:rPr>
        <w:pPrChange w:id="193" w:author="Mai Anh Thơ" w:date="2021-09-06T16:59:00Z">
          <w:pPr>
            <w:pStyle w:val="ListParagraph"/>
            <w:numPr>
              <w:numId w:val="14"/>
            </w:numPr>
            <w:spacing w:line="288" w:lineRule="auto"/>
            <w:ind w:left="360" w:hanging="360"/>
            <w:jc w:val="both"/>
          </w:pPr>
        </w:pPrChange>
      </w:pPr>
      <w:r w:rsidRPr="005C5935">
        <w:rPr>
          <w:rFonts w:ascii="Times New Roman" w:hAnsi="Times New Roman" w:cs="Times New Roman"/>
          <w:sz w:val="26"/>
          <w:szCs w:val="26"/>
        </w:rPr>
        <w:t xml:space="preserve">Website </w:t>
      </w:r>
      <w:proofErr w:type="spellStart"/>
      <w:r w:rsidRPr="005C5935">
        <w:rPr>
          <w:rFonts w:ascii="Times New Roman" w:hAnsi="Times New Roman" w:cs="Times New Roman"/>
          <w:sz w:val="26"/>
          <w:szCs w:val="26"/>
        </w:rPr>
        <w:t>gồm</w:t>
      </w:r>
      <w:proofErr w:type="spellEnd"/>
      <w:r w:rsidRPr="005C5935">
        <w:rPr>
          <w:rFonts w:ascii="Times New Roman" w:hAnsi="Times New Roman" w:cs="Times New Roman"/>
          <w:sz w:val="26"/>
          <w:szCs w:val="26"/>
        </w:rPr>
        <w:t xml:space="preserve"> 2 actor:</w:t>
      </w:r>
    </w:p>
    <w:p w14:paraId="32E50B56" w14:textId="5361E9B6" w:rsidR="00B00CB7" w:rsidRPr="00B00CB7" w:rsidRDefault="00B00CB7">
      <w:pPr>
        <w:pStyle w:val="ListParagraph"/>
        <w:numPr>
          <w:ilvl w:val="0"/>
          <w:numId w:val="14"/>
        </w:numPr>
        <w:spacing w:line="360" w:lineRule="auto"/>
        <w:ind w:left="360"/>
        <w:jc w:val="both"/>
        <w:rPr>
          <w:rFonts w:ascii="Times New Roman" w:hAnsi="Times New Roman" w:cs="Times New Roman"/>
          <w:sz w:val="26"/>
          <w:szCs w:val="26"/>
        </w:rPr>
        <w:pPrChange w:id="194" w:author="Mai Anh Thơ" w:date="2021-09-06T16:59:00Z">
          <w:pPr>
            <w:pStyle w:val="ListParagraph"/>
            <w:numPr>
              <w:numId w:val="14"/>
            </w:numPr>
            <w:spacing w:line="288" w:lineRule="auto"/>
            <w:ind w:left="360" w:hanging="360"/>
            <w:jc w:val="both"/>
          </w:pPr>
        </w:pPrChange>
      </w:pPr>
      <w:proofErr w:type="spellStart"/>
      <w:r>
        <w:rPr>
          <w:rFonts w:ascii="Times New Roman" w:hAnsi="Times New Roman" w:cs="Times New Roman"/>
          <w:sz w:val="26"/>
          <w:szCs w:val="26"/>
        </w:rPr>
        <w:t>Phía</w:t>
      </w:r>
      <w:proofErr w:type="spellEnd"/>
      <w:r>
        <w:rPr>
          <w:rFonts w:ascii="Times New Roman" w:hAnsi="Times New Roman" w:cs="Times New Roman"/>
          <w:sz w:val="26"/>
          <w:szCs w:val="26"/>
        </w:rPr>
        <w:t xml:space="preserve"> Guest: </w:t>
      </w:r>
      <w:r w:rsidRPr="005C5935">
        <w:rPr>
          <w:rFonts w:ascii="Times New Roman" w:hAnsi="Times New Roman" w:cs="Times New Roman"/>
          <w:color w:val="C00000"/>
          <w:sz w:val="26"/>
          <w:szCs w:val="26"/>
        </w:rPr>
        <w:t>Actor</w:t>
      </w:r>
    </w:p>
    <w:p w14:paraId="6E4FC867" w14:textId="62D40D22" w:rsidR="00B00CB7" w:rsidRDefault="00B00CB7">
      <w:pPr>
        <w:spacing w:line="360" w:lineRule="auto"/>
        <w:ind w:left="360"/>
        <w:jc w:val="both"/>
        <w:rPr>
          <w:rFonts w:ascii="Times New Roman" w:hAnsi="Times New Roman" w:cs="Times New Roman"/>
          <w:sz w:val="26"/>
          <w:szCs w:val="26"/>
        </w:rPr>
        <w:pPrChange w:id="195" w:author="Mai Anh Thơ" w:date="2021-09-06T16:59:00Z">
          <w:pPr>
            <w:spacing w:line="288" w:lineRule="auto"/>
            <w:ind w:left="360"/>
            <w:jc w:val="both"/>
          </w:pPr>
        </w:pPrChange>
      </w:pP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commentRangeEnd w:id="189"/>
      <w:proofErr w:type="spellEnd"/>
      <w:r w:rsidR="00217F4F">
        <w:rPr>
          <w:rStyle w:val="CommentReference"/>
        </w:rPr>
        <w:commentReference w:id="189"/>
      </w:r>
    </w:p>
    <w:p w14:paraId="7C08C51D" w14:textId="29351D7B" w:rsidR="00B00CB7" w:rsidRDefault="00B00CB7">
      <w:pPr>
        <w:spacing w:line="360" w:lineRule="auto"/>
        <w:ind w:left="360"/>
        <w:jc w:val="both"/>
        <w:rPr>
          <w:rFonts w:ascii="Times New Roman" w:hAnsi="Times New Roman" w:cs="Times New Roman"/>
          <w:sz w:val="26"/>
          <w:szCs w:val="26"/>
        </w:rPr>
        <w:pPrChange w:id="196" w:author="Mai Anh Thơ" w:date="2021-09-06T16:59:00Z">
          <w:pPr>
            <w:spacing w:line="288" w:lineRule="auto"/>
            <w:ind w:left="360"/>
            <w:jc w:val="both"/>
          </w:pPr>
        </w:pPrChange>
      </w:pP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p>
    <w:p w14:paraId="75B8CF0C" w14:textId="77777777" w:rsidR="00B00CB7" w:rsidRPr="00B00CB7" w:rsidRDefault="00B00CB7">
      <w:pPr>
        <w:spacing w:line="360" w:lineRule="auto"/>
        <w:ind w:left="360"/>
        <w:jc w:val="both"/>
        <w:rPr>
          <w:rFonts w:ascii="Times New Roman" w:hAnsi="Times New Roman" w:cs="Times New Roman"/>
          <w:sz w:val="26"/>
          <w:szCs w:val="26"/>
        </w:rPr>
        <w:pPrChange w:id="197" w:author="Mai Anh Thơ" w:date="2021-09-06T16:59:00Z">
          <w:pPr>
            <w:spacing w:line="288" w:lineRule="auto"/>
            <w:ind w:left="360"/>
            <w:jc w:val="both"/>
          </w:pPr>
        </w:pPrChange>
      </w:pPr>
    </w:p>
    <w:p w14:paraId="49716359" w14:textId="3096E53F" w:rsidR="00133B47" w:rsidRPr="005C5935" w:rsidRDefault="00133B47">
      <w:pPr>
        <w:pStyle w:val="ListParagraph"/>
        <w:numPr>
          <w:ilvl w:val="0"/>
          <w:numId w:val="14"/>
        </w:numPr>
        <w:spacing w:line="360" w:lineRule="auto"/>
        <w:ind w:left="360"/>
        <w:jc w:val="both"/>
        <w:rPr>
          <w:rFonts w:ascii="Times New Roman" w:hAnsi="Times New Roman" w:cs="Times New Roman"/>
          <w:color w:val="C00000"/>
          <w:sz w:val="26"/>
          <w:szCs w:val="26"/>
        </w:rPr>
        <w:pPrChange w:id="198" w:author="Mai Anh Thơ" w:date="2021-09-06T16:59:00Z">
          <w:pPr>
            <w:pStyle w:val="ListParagraph"/>
            <w:numPr>
              <w:numId w:val="14"/>
            </w:numPr>
            <w:spacing w:line="288" w:lineRule="auto"/>
            <w:ind w:left="360" w:hanging="360"/>
          </w:pPr>
        </w:pPrChange>
      </w:pPr>
      <w:proofErr w:type="spellStart"/>
      <w:r w:rsidRPr="005C5935">
        <w:rPr>
          <w:rFonts w:ascii="Times New Roman" w:hAnsi="Times New Roman" w:cs="Times New Roman"/>
          <w:sz w:val="26"/>
          <w:szCs w:val="26"/>
        </w:rPr>
        <w:t>Phía</w:t>
      </w:r>
      <w:proofErr w:type="spellEnd"/>
      <w:r w:rsidRPr="005C5935">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sidRPr="005C5935">
        <w:rPr>
          <w:rFonts w:ascii="Times New Roman" w:hAnsi="Times New Roman" w:cs="Times New Roman"/>
          <w:sz w:val="26"/>
          <w:szCs w:val="26"/>
        </w:rPr>
        <w:t xml:space="preserve">: </w:t>
      </w:r>
      <w:r w:rsidRPr="005C5935">
        <w:rPr>
          <w:rFonts w:ascii="Times New Roman" w:hAnsi="Times New Roman" w:cs="Times New Roman"/>
          <w:color w:val="C00000"/>
          <w:sz w:val="26"/>
          <w:szCs w:val="26"/>
        </w:rPr>
        <w:t xml:space="preserve">Actor </w:t>
      </w:r>
    </w:p>
    <w:p w14:paraId="1DFD1D95" w14:textId="42D1843D" w:rsidR="00133B47" w:rsidRDefault="00133B47">
      <w:pPr>
        <w:pStyle w:val="ListParagraph"/>
        <w:numPr>
          <w:ilvl w:val="0"/>
          <w:numId w:val="15"/>
        </w:numPr>
        <w:spacing w:line="360" w:lineRule="auto"/>
        <w:ind w:left="1440"/>
        <w:jc w:val="both"/>
        <w:rPr>
          <w:rFonts w:ascii="Times New Roman" w:hAnsi="Times New Roman" w:cs="Times New Roman"/>
          <w:color w:val="000000" w:themeColor="text1"/>
          <w:sz w:val="26"/>
          <w:szCs w:val="26"/>
        </w:rPr>
        <w:pPrChange w:id="199" w:author="Mai Anh Thơ" w:date="2021-09-06T16:59:00Z">
          <w:pPr>
            <w:pStyle w:val="ListParagraph"/>
            <w:numPr>
              <w:numId w:val="15"/>
            </w:numPr>
            <w:spacing w:line="288" w:lineRule="auto"/>
            <w:ind w:left="1440" w:hanging="360"/>
          </w:pPr>
        </w:pPrChange>
      </w:pPr>
      <w:proofErr w:type="spellStart"/>
      <w:r w:rsidRPr="005C5935">
        <w:rPr>
          <w:rFonts w:ascii="Times New Roman" w:hAnsi="Times New Roman" w:cs="Times New Roman"/>
          <w:color w:val="000000" w:themeColor="text1"/>
          <w:sz w:val="26"/>
          <w:szCs w:val="26"/>
        </w:rPr>
        <w:t>Đăng</w:t>
      </w:r>
      <w:proofErr w:type="spellEnd"/>
      <w:r w:rsidRPr="005C5935">
        <w:rPr>
          <w:rFonts w:ascii="Times New Roman" w:hAnsi="Times New Roman" w:cs="Times New Roman"/>
          <w:color w:val="000000" w:themeColor="text1"/>
          <w:sz w:val="26"/>
          <w:szCs w:val="26"/>
        </w:rPr>
        <w:t xml:space="preserve"> </w:t>
      </w:r>
      <w:proofErr w:type="spellStart"/>
      <w:r w:rsidRPr="005C5935">
        <w:rPr>
          <w:rFonts w:ascii="Times New Roman" w:hAnsi="Times New Roman" w:cs="Times New Roman"/>
          <w:color w:val="000000" w:themeColor="text1"/>
          <w:sz w:val="26"/>
          <w:szCs w:val="26"/>
        </w:rPr>
        <w:t>nhập</w:t>
      </w:r>
      <w:proofErr w:type="spellEnd"/>
      <w:r w:rsidRPr="005C5935">
        <w:rPr>
          <w:rFonts w:ascii="Times New Roman" w:hAnsi="Times New Roman" w:cs="Times New Roman"/>
          <w:color w:val="000000" w:themeColor="text1"/>
          <w:sz w:val="26"/>
          <w:szCs w:val="26"/>
        </w:rPr>
        <w:t xml:space="preserve">, </w:t>
      </w:r>
      <w:proofErr w:type="spellStart"/>
      <w:r w:rsidRPr="005C5935">
        <w:rPr>
          <w:rFonts w:ascii="Times New Roman" w:hAnsi="Times New Roman" w:cs="Times New Roman"/>
          <w:color w:val="000000" w:themeColor="text1"/>
          <w:sz w:val="26"/>
          <w:szCs w:val="26"/>
        </w:rPr>
        <w:t>đăng</w:t>
      </w:r>
      <w:proofErr w:type="spellEnd"/>
      <w:r w:rsidRPr="005C5935">
        <w:rPr>
          <w:rFonts w:ascii="Times New Roman" w:hAnsi="Times New Roman" w:cs="Times New Roman"/>
          <w:color w:val="000000" w:themeColor="text1"/>
          <w:sz w:val="26"/>
          <w:szCs w:val="26"/>
        </w:rPr>
        <w:t xml:space="preserve"> </w:t>
      </w:r>
      <w:proofErr w:type="spellStart"/>
      <w:r w:rsidRPr="005C5935">
        <w:rPr>
          <w:rFonts w:ascii="Times New Roman" w:hAnsi="Times New Roman" w:cs="Times New Roman"/>
          <w:color w:val="000000" w:themeColor="text1"/>
          <w:sz w:val="26"/>
          <w:szCs w:val="26"/>
        </w:rPr>
        <w:t>ký</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thay</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đổi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thông</w:t>
      </w:r>
      <w:proofErr w:type="spellEnd"/>
      <w:r>
        <w:rPr>
          <w:rFonts w:ascii="Times New Roman" w:hAnsi="Times New Roman" w:cs="Times New Roman"/>
          <w:color w:val="000000" w:themeColor="text1"/>
          <w:sz w:val="26"/>
          <w:szCs w:val="26"/>
        </w:rPr>
        <w:t xml:space="preserve"> tin </w:t>
      </w:r>
      <w:proofErr w:type="spellStart"/>
      <w:r>
        <w:rPr>
          <w:rFonts w:ascii="Times New Roman" w:hAnsi="Times New Roman" w:cs="Times New Roman"/>
          <w:color w:val="000000" w:themeColor="text1"/>
          <w:sz w:val="26"/>
          <w:szCs w:val="26"/>
        </w:rPr>
        <w:t>cá</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nhân</w:t>
      </w:r>
      <w:proofErr w:type="spellEnd"/>
      <w:r>
        <w:rPr>
          <w:rFonts w:ascii="Times New Roman" w:hAnsi="Times New Roman" w:cs="Times New Roman"/>
          <w:color w:val="000000" w:themeColor="text1"/>
          <w:sz w:val="26"/>
          <w:szCs w:val="26"/>
        </w:rPr>
        <w:t>.</w:t>
      </w:r>
    </w:p>
    <w:p w14:paraId="7ACAF3B8" w14:textId="75CDB3EF" w:rsidR="00133B47" w:rsidRPr="005C5935" w:rsidRDefault="00133B47">
      <w:pPr>
        <w:pStyle w:val="ListParagraph"/>
        <w:numPr>
          <w:ilvl w:val="0"/>
          <w:numId w:val="15"/>
        </w:numPr>
        <w:spacing w:line="360" w:lineRule="auto"/>
        <w:ind w:left="1440"/>
        <w:jc w:val="both"/>
        <w:rPr>
          <w:rFonts w:ascii="Times New Roman" w:hAnsi="Times New Roman" w:cs="Times New Roman"/>
          <w:color w:val="000000" w:themeColor="text1"/>
          <w:sz w:val="26"/>
          <w:szCs w:val="26"/>
        </w:rPr>
        <w:pPrChange w:id="200" w:author="Mai Anh Thơ" w:date="2021-09-06T16:59:00Z">
          <w:pPr>
            <w:pStyle w:val="ListParagraph"/>
            <w:numPr>
              <w:numId w:val="15"/>
            </w:numPr>
            <w:spacing w:line="288" w:lineRule="auto"/>
            <w:ind w:left="1440" w:hanging="360"/>
          </w:pPr>
        </w:pPrChange>
      </w:pPr>
      <w:proofErr w:type="spellStart"/>
      <w:r>
        <w:rPr>
          <w:rFonts w:ascii="Times New Roman" w:hAnsi="Times New Roman" w:cs="Times New Roman"/>
          <w:color w:val="000000" w:themeColor="text1"/>
          <w:sz w:val="26"/>
          <w:szCs w:val="26"/>
        </w:rPr>
        <w:t>Tìm</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mật</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khẩu</w:t>
      </w:r>
      <w:proofErr w:type="spellEnd"/>
      <w:r>
        <w:rPr>
          <w:rFonts w:ascii="Times New Roman" w:hAnsi="Times New Roman" w:cs="Times New Roman"/>
          <w:color w:val="000000" w:themeColor="text1"/>
          <w:sz w:val="26"/>
          <w:szCs w:val="26"/>
        </w:rPr>
        <w:t>.</w:t>
      </w:r>
    </w:p>
    <w:p w14:paraId="1264A537" w14:textId="74A14B19" w:rsidR="00133B47" w:rsidRPr="005C5935" w:rsidRDefault="00133B47">
      <w:pPr>
        <w:pStyle w:val="ListParagraph"/>
        <w:numPr>
          <w:ilvl w:val="0"/>
          <w:numId w:val="15"/>
        </w:numPr>
        <w:spacing w:line="360" w:lineRule="auto"/>
        <w:ind w:left="1440"/>
        <w:jc w:val="both"/>
        <w:rPr>
          <w:rFonts w:ascii="Times New Roman" w:hAnsi="Times New Roman" w:cs="Times New Roman"/>
          <w:color w:val="000000" w:themeColor="text1"/>
          <w:sz w:val="26"/>
          <w:szCs w:val="26"/>
        </w:rPr>
        <w:pPrChange w:id="201" w:author="Mai Anh Thơ" w:date="2021-09-06T16:59:00Z">
          <w:pPr>
            <w:pStyle w:val="ListParagraph"/>
            <w:numPr>
              <w:numId w:val="15"/>
            </w:numPr>
            <w:spacing w:line="288" w:lineRule="auto"/>
            <w:ind w:left="1440" w:hanging="360"/>
          </w:pPr>
        </w:pPrChange>
      </w:pPr>
      <w:proofErr w:type="spellStart"/>
      <w:r w:rsidRPr="005C5935">
        <w:rPr>
          <w:rFonts w:ascii="Times New Roman" w:hAnsi="Times New Roman" w:cs="Times New Roman"/>
          <w:color w:val="000000" w:themeColor="text1"/>
          <w:sz w:val="26"/>
          <w:szCs w:val="26"/>
        </w:rPr>
        <w:t>Xem</w:t>
      </w:r>
      <w:proofErr w:type="spellEnd"/>
      <w:r w:rsidRPr="005C5935">
        <w:rPr>
          <w:rFonts w:ascii="Times New Roman" w:hAnsi="Times New Roman" w:cs="Times New Roman"/>
          <w:color w:val="000000" w:themeColor="text1"/>
          <w:sz w:val="26"/>
          <w:szCs w:val="26"/>
        </w:rPr>
        <w:t xml:space="preserve"> </w:t>
      </w:r>
      <w:proofErr w:type="spellStart"/>
      <w:r w:rsidRPr="005C5935">
        <w:rPr>
          <w:rFonts w:ascii="Times New Roman" w:hAnsi="Times New Roman" w:cs="Times New Roman"/>
          <w:color w:val="000000" w:themeColor="text1"/>
          <w:sz w:val="26"/>
          <w:szCs w:val="26"/>
        </w:rPr>
        <w:t>danh</w:t>
      </w:r>
      <w:proofErr w:type="spellEnd"/>
      <w:r w:rsidRPr="005C5935">
        <w:rPr>
          <w:rFonts w:ascii="Times New Roman" w:hAnsi="Times New Roman" w:cs="Times New Roman"/>
          <w:color w:val="000000" w:themeColor="text1"/>
          <w:sz w:val="26"/>
          <w:szCs w:val="26"/>
        </w:rPr>
        <w:t xml:space="preserve"> </w:t>
      </w:r>
      <w:proofErr w:type="spellStart"/>
      <w:r w:rsidRPr="005C5935">
        <w:rPr>
          <w:rFonts w:ascii="Times New Roman" w:hAnsi="Times New Roman" w:cs="Times New Roman"/>
          <w:color w:val="000000" w:themeColor="text1"/>
          <w:sz w:val="26"/>
          <w:szCs w:val="26"/>
        </w:rPr>
        <w:t>sách</w:t>
      </w:r>
      <w:proofErr w:type="spellEnd"/>
      <w:r w:rsidRPr="005C5935">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bè</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người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theo</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dõi</w:t>
      </w:r>
      <w:proofErr w:type="spellEnd"/>
      <w:r>
        <w:rPr>
          <w:rFonts w:ascii="Times New Roman" w:hAnsi="Times New Roman" w:cs="Times New Roman"/>
          <w:color w:val="000000" w:themeColor="text1"/>
          <w:sz w:val="26"/>
          <w:szCs w:val="26"/>
        </w:rPr>
        <w:t>.</w:t>
      </w:r>
    </w:p>
    <w:p w14:paraId="3A22D86B" w14:textId="518BAE8C" w:rsidR="00133B47" w:rsidRPr="005C5935" w:rsidRDefault="00133B47">
      <w:pPr>
        <w:pStyle w:val="ListParagraph"/>
        <w:numPr>
          <w:ilvl w:val="0"/>
          <w:numId w:val="15"/>
        </w:numPr>
        <w:spacing w:line="360" w:lineRule="auto"/>
        <w:ind w:left="1440"/>
        <w:jc w:val="both"/>
        <w:rPr>
          <w:rFonts w:ascii="Times New Roman" w:hAnsi="Times New Roman" w:cs="Times New Roman"/>
          <w:color w:val="000000" w:themeColor="text1"/>
          <w:sz w:val="26"/>
          <w:szCs w:val="26"/>
        </w:rPr>
        <w:pPrChange w:id="202" w:author="Mai Anh Thơ" w:date="2021-09-06T16:59:00Z">
          <w:pPr>
            <w:pStyle w:val="ListParagraph"/>
            <w:numPr>
              <w:numId w:val="15"/>
            </w:numPr>
            <w:spacing w:line="288" w:lineRule="auto"/>
            <w:ind w:left="1440" w:hanging="360"/>
          </w:pPr>
        </w:pPrChange>
      </w:pPr>
      <w:proofErr w:type="spellStart"/>
      <w:r w:rsidRPr="005C5935">
        <w:rPr>
          <w:rFonts w:ascii="Times New Roman" w:hAnsi="Times New Roman" w:cs="Times New Roman"/>
          <w:color w:val="000000" w:themeColor="text1"/>
          <w:sz w:val="26"/>
          <w:szCs w:val="26"/>
        </w:rPr>
        <w:t>Xem</w:t>
      </w:r>
      <w:proofErr w:type="spellEnd"/>
      <w:r w:rsidRPr="005C5935">
        <w:rPr>
          <w:rFonts w:ascii="Times New Roman" w:hAnsi="Times New Roman" w:cs="Times New Roman"/>
          <w:color w:val="000000" w:themeColor="text1"/>
          <w:sz w:val="26"/>
          <w:szCs w:val="26"/>
        </w:rPr>
        <w:t xml:space="preserve"> </w:t>
      </w:r>
      <w:proofErr w:type="spellStart"/>
      <w:r w:rsidRPr="005C5935">
        <w:rPr>
          <w:rFonts w:ascii="Times New Roman" w:hAnsi="Times New Roman" w:cs="Times New Roman"/>
          <w:color w:val="000000" w:themeColor="text1"/>
          <w:sz w:val="26"/>
          <w:szCs w:val="26"/>
        </w:rPr>
        <w:t>danh</w:t>
      </w:r>
      <w:proofErr w:type="spellEnd"/>
      <w:r w:rsidRPr="005C5935">
        <w:rPr>
          <w:rFonts w:ascii="Times New Roman" w:hAnsi="Times New Roman" w:cs="Times New Roman"/>
          <w:color w:val="000000" w:themeColor="text1"/>
          <w:sz w:val="26"/>
          <w:szCs w:val="26"/>
        </w:rPr>
        <w:t xml:space="preserve"> </w:t>
      </w:r>
      <w:proofErr w:type="spellStart"/>
      <w:r w:rsidRPr="005C5935">
        <w:rPr>
          <w:rFonts w:ascii="Times New Roman" w:hAnsi="Times New Roman" w:cs="Times New Roman"/>
          <w:color w:val="000000" w:themeColor="text1"/>
          <w:sz w:val="26"/>
          <w:szCs w:val="26"/>
        </w:rPr>
        <w:t>sách</w:t>
      </w:r>
      <w:proofErr w:type="spellEnd"/>
      <w:r w:rsidRPr="005C5935">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các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bài</w:t>
      </w:r>
      <w:proofErr w:type="spellEnd"/>
      <w:r>
        <w:rPr>
          <w:rFonts w:ascii="Times New Roman" w:hAnsi="Times New Roman" w:cs="Times New Roman"/>
          <w:color w:val="000000" w:themeColor="text1"/>
          <w:sz w:val="26"/>
          <w:szCs w:val="26"/>
        </w:rPr>
        <w:t xml:space="preserve">, share </w:t>
      </w:r>
      <w:proofErr w:type="spellStart"/>
      <w:r>
        <w:rPr>
          <w:rFonts w:ascii="Times New Roman" w:hAnsi="Times New Roman" w:cs="Times New Roman"/>
          <w:color w:val="000000" w:themeColor="text1"/>
          <w:sz w:val="26"/>
          <w:szCs w:val="26"/>
        </w:rPr>
        <w:t>bài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viết</w:t>
      </w:r>
      <w:proofErr w:type="spellEnd"/>
      <w:r>
        <w:rPr>
          <w:rFonts w:ascii="Times New Roman" w:hAnsi="Times New Roman" w:cs="Times New Roman"/>
          <w:color w:val="000000" w:themeColor="text1"/>
          <w:sz w:val="26"/>
          <w:szCs w:val="26"/>
        </w:rPr>
        <w:t>.</w:t>
      </w:r>
    </w:p>
    <w:p w14:paraId="65D54581" w14:textId="217375CB" w:rsidR="00133B47" w:rsidRPr="005C5935" w:rsidRDefault="00133B47">
      <w:pPr>
        <w:pStyle w:val="ListParagraph"/>
        <w:numPr>
          <w:ilvl w:val="0"/>
          <w:numId w:val="15"/>
        </w:numPr>
        <w:spacing w:line="360" w:lineRule="auto"/>
        <w:ind w:left="1440"/>
        <w:jc w:val="both"/>
        <w:rPr>
          <w:rFonts w:ascii="Times New Roman" w:hAnsi="Times New Roman" w:cs="Times New Roman"/>
          <w:color w:val="000000" w:themeColor="text1"/>
          <w:sz w:val="26"/>
          <w:szCs w:val="26"/>
        </w:rPr>
        <w:pPrChange w:id="203" w:author="Mai Anh Thơ" w:date="2021-09-06T16:59:00Z">
          <w:pPr>
            <w:pStyle w:val="ListParagraph"/>
            <w:numPr>
              <w:numId w:val="15"/>
            </w:numPr>
            <w:spacing w:line="288" w:lineRule="auto"/>
            <w:ind w:left="1440" w:hanging="360"/>
          </w:pPr>
        </w:pPrChange>
      </w:pPr>
      <w:proofErr w:type="spellStart"/>
      <w:r>
        <w:rPr>
          <w:rFonts w:ascii="Times New Roman" w:hAnsi="Times New Roman" w:cs="Times New Roman"/>
          <w:color w:val="000000" w:themeColor="text1"/>
          <w:sz w:val="26"/>
          <w:szCs w:val="26"/>
        </w:rPr>
        <w:t>Tương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tác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với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bài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viết</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như</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bình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luận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biểu</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cảm</w:t>
      </w:r>
      <w:proofErr w:type="spellEnd"/>
      <w:r>
        <w:rPr>
          <w:rFonts w:ascii="Times New Roman" w:hAnsi="Times New Roman" w:cs="Times New Roman"/>
          <w:color w:val="000000" w:themeColor="text1"/>
          <w:sz w:val="26"/>
          <w:szCs w:val="26"/>
        </w:rPr>
        <w:t>.</w:t>
      </w:r>
    </w:p>
    <w:p w14:paraId="58669C04" w14:textId="4E76C3DC" w:rsidR="00133B47" w:rsidRDefault="00133B47">
      <w:pPr>
        <w:pStyle w:val="ListParagraph"/>
        <w:numPr>
          <w:ilvl w:val="0"/>
          <w:numId w:val="15"/>
        </w:numPr>
        <w:spacing w:line="360" w:lineRule="auto"/>
        <w:ind w:left="1440"/>
        <w:jc w:val="both"/>
        <w:rPr>
          <w:rFonts w:ascii="Times New Roman" w:hAnsi="Times New Roman" w:cs="Times New Roman"/>
          <w:color w:val="000000" w:themeColor="text1"/>
          <w:sz w:val="26"/>
          <w:szCs w:val="26"/>
        </w:rPr>
        <w:pPrChange w:id="204" w:author="Mai Anh Thơ" w:date="2021-09-06T16:59:00Z">
          <w:pPr>
            <w:pStyle w:val="ListParagraph"/>
            <w:numPr>
              <w:numId w:val="15"/>
            </w:numPr>
            <w:spacing w:line="288" w:lineRule="auto"/>
            <w:ind w:left="1440" w:hanging="360"/>
          </w:pPr>
        </w:pPrChange>
      </w:pPr>
      <w:proofErr w:type="spellStart"/>
      <w:r>
        <w:rPr>
          <w:rFonts w:ascii="Times New Roman" w:hAnsi="Times New Roman" w:cs="Times New Roman"/>
          <w:color w:val="000000" w:themeColor="text1"/>
          <w:sz w:val="26"/>
          <w:szCs w:val="26"/>
        </w:rPr>
        <w:t>Nhắn</w:t>
      </w:r>
      <w:proofErr w:type="spellEnd"/>
      <w:r>
        <w:rPr>
          <w:rFonts w:ascii="Times New Roman" w:hAnsi="Times New Roman" w:cs="Times New Roman"/>
          <w:color w:val="000000" w:themeColor="text1"/>
          <w:sz w:val="26"/>
          <w:szCs w:val="26"/>
        </w:rPr>
        <w:t xml:space="preserve"> tin, </w:t>
      </w:r>
      <w:proofErr w:type="spellStart"/>
      <w:r>
        <w:rPr>
          <w:rFonts w:ascii="Times New Roman" w:hAnsi="Times New Roman" w:cs="Times New Roman"/>
          <w:color w:val="000000" w:themeColor="text1"/>
          <w:sz w:val="26"/>
          <w:szCs w:val="26"/>
        </w:rPr>
        <w:t>kết</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bạn</w:t>
      </w:r>
      <w:proofErr w:type="spellEnd"/>
      <w:r>
        <w:rPr>
          <w:rFonts w:ascii="Times New Roman" w:hAnsi="Times New Roman" w:cs="Times New Roman"/>
          <w:color w:val="000000" w:themeColor="text1"/>
          <w:sz w:val="26"/>
          <w:szCs w:val="26"/>
        </w:rPr>
        <w:t>.</w:t>
      </w:r>
    </w:p>
    <w:p w14:paraId="2236934D" w14:textId="313C9BFF" w:rsidR="00133B47" w:rsidRPr="00133B47" w:rsidRDefault="00133B47">
      <w:pPr>
        <w:pStyle w:val="ListParagraph"/>
        <w:numPr>
          <w:ilvl w:val="0"/>
          <w:numId w:val="15"/>
        </w:numPr>
        <w:spacing w:line="360" w:lineRule="auto"/>
        <w:ind w:left="1440"/>
        <w:jc w:val="both"/>
        <w:rPr>
          <w:rFonts w:ascii="Times New Roman" w:hAnsi="Times New Roman" w:cs="Times New Roman"/>
          <w:color w:val="000000" w:themeColor="text1"/>
          <w:sz w:val="26"/>
          <w:szCs w:val="26"/>
        </w:rPr>
        <w:pPrChange w:id="205" w:author="Mai Anh Thơ" w:date="2021-09-06T16:59:00Z">
          <w:pPr>
            <w:pStyle w:val="ListParagraph"/>
            <w:numPr>
              <w:numId w:val="15"/>
            </w:numPr>
            <w:spacing w:line="288" w:lineRule="auto"/>
            <w:ind w:left="1440" w:hanging="360"/>
          </w:pPr>
        </w:pPrChange>
      </w:pPr>
      <w:proofErr w:type="spellStart"/>
      <w:r>
        <w:rPr>
          <w:rFonts w:ascii="Times New Roman" w:hAnsi="Times New Roman" w:cs="Times New Roman"/>
          <w:color w:val="000000" w:themeColor="text1"/>
          <w:sz w:val="26"/>
          <w:szCs w:val="26"/>
        </w:rPr>
        <w:t>Xem</w:t>
      </w:r>
      <w:proofErr w:type="spellEnd"/>
      <w:r>
        <w:rPr>
          <w:rFonts w:ascii="Times New Roman" w:hAnsi="Times New Roman" w:cs="Times New Roman"/>
          <w:color w:val="000000" w:themeColor="text1"/>
          <w:sz w:val="26"/>
          <w:szCs w:val="26"/>
        </w:rPr>
        <w:t xml:space="preserve"> video, </w:t>
      </w:r>
      <w:proofErr w:type="spellStart"/>
      <w:r>
        <w:rPr>
          <w:rFonts w:ascii="Times New Roman" w:hAnsi="Times New Roman" w:cs="Times New Roman"/>
          <w:color w:val="000000" w:themeColor="text1"/>
          <w:sz w:val="26"/>
          <w:szCs w:val="26"/>
        </w:rPr>
        <w:t>hình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ảnh</w:t>
      </w:r>
      <w:proofErr w:type="spellEnd"/>
      <w:r>
        <w:rPr>
          <w:rFonts w:ascii="Times New Roman" w:hAnsi="Times New Roman" w:cs="Times New Roman"/>
          <w:color w:val="000000" w:themeColor="text1"/>
          <w:sz w:val="26"/>
          <w:szCs w:val="26"/>
        </w:rPr>
        <w:t>.</w:t>
      </w:r>
    </w:p>
    <w:p w14:paraId="28DB87C6" w14:textId="70CF13AA" w:rsidR="00133B47" w:rsidRPr="005C5935" w:rsidRDefault="00133B47">
      <w:pPr>
        <w:pStyle w:val="ListParagraph"/>
        <w:numPr>
          <w:ilvl w:val="0"/>
          <w:numId w:val="15"/>
        </w:numPr>
        <w:spacing w:line="360" w:lineRule="auto"/>
        <w:ind w:left="1440"/>
        <w:jc w:val="both"/>
        <w:rPr>
          <w:rFonts w:ascii="Times New Roman" w:hAnsi="Times New Roman" w:cs="Times New Roman"/>
          <w:color w:val="000000" w:themeColor="text1"/>
          <w:sz w:val="26"/>
          <w:szCs w:val="26"/>
        </w:rPr>
        <w:pPrChange w:id="206" w:author="Mai Anh Thơ" w:date="2021-09-06T16:59:00Z">
          <w:pPr>
            <w:pStyle w:val="ListParagraph"/>
            <w:numPr>
              <w:numId w:val="15"/>
            </w:numPr>
            <w:spacing w:line="288" w:lineRule="auto"/>
            <w:ind w:left="1440" w:hanging="360"/>
          </w:pPr>
        </w:pPrChange>
      </w:pPr>
      <w:proofErr w:type="spellStart"/>
      <w:r>
        <w:rPr>
          <w:rFonts w:ascii="Times New Roman" w:hAnsi="Times New Roman" w:cs="Times New Roman"/>
          <w:color w:val="000000" w:themeColor="text1"/>
          <w:sz w:val="26"/>
          <w:szCs w:val="26"/>
        </w:rPr>
        <w:t>Tạo</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nhóm</w:t>
      </w:r>
      <w:proofErr w:type="spellEnd"/>
      <w:r w:rsidR="00B00CB7">
        <w:rPr>
          <w:rFonts w:ascii="Times New Roman" w:hAnsi="Times New Roman" w:cs="Times New Roman"/>
          <w:color w:val="000000" w:themeColor="text1"/>
          <w:sz w:val="26"/>
          <w:szCs w:val="26"/>
        </w:rPr>
        <w:t xml:space="preserve">, </w:t>
      </w:r>
      <w:proofErr w:type="spellStart"/>
      <w:r w:rsidR="00B00CB7">
        <w:rPr>
          <w:rFonts w:ascii="Times New Roman" w:hAnsi="Times New Roman" w:cs="Times New Roman"/>
          <w:color w:val="000000" w:themeColor="text1"/>
          <w:sz w:val="26"/>
          <w:szCs w:val="26"/>
        </w:rPr>
        <w:t>thêm</w:t>
      </w:r>
      <w:proofErr w:type="spellEnd"/>
      <w:r w:rsidR="00B00CB7">
        <w:rPr>
          <w:rFonts w:ascii="Times New Roman" w:hAnsi="Times New Roman" w:cs="Times New Roman"/>
          <w:color w:val="000000" w:themeColor="text1"/>
          <w:sz w:val="26"/>
          <w:szCs w:val="26"/>
        </w:rPr>
        <w:t xml:space="preserve"> </w:t>
      </w:r>
      <w:proofErr w:type="spellStart"/>
      <w:r w:rsidR="00B00CB7">
        <w:rPr>
          <w:rFonts w:ascii="Times New Roman" w:hAnsi="Times New Roman" w:cs="Times New Roman"/>
          <w:color w:val="000000" w:themeColor="text1"/>
          <w:sz w:val="26"/>
          <w:szCs w:val="26"/>
        </w:rPr>
        <w:t>thành</w:t>
      </w:r>
      <w:proofErr w:type="spellEnd"/>
      <w:r w:rsidR="00B00CB7">
        <w:rPr>
          <w:rFonts w:ascii="Times New Roman" w:hAnsi="Times New Roman" w:cs="Times New Roman"/>
          <w:color w:val="000000" w:themeColor="text1"/>
          <w:sz w:val="26"/>
          <w:szCs w:val="26"/>
        </w:rPr>
        <w:t xml:space="preserve"> </w:t>
      </w:r>
      <w:proofErr w:type="spellStart"/>
      <w:r w:rsidR="00B00CB7">
        <w:rPr>
          <w:rFonts w:ascii="Times New Roman" w:hAnsi="Times New Roman" w:cs="Times New Roman"/>
          <w:color w:val="000000" w:themeColor="text1"/>
          <w:sz w:val="26"/>
          <w:szCs w:val="26"/>
        </w:rPr>
        <w:t>viên</w:t>
      </w:r>
      <w:proofErr w:type="spellEnd"/>
      <w:r w:rsidR="00B00CB7">
        <w:rPr>
          <w:rFonts w:ascii="Times New Roman" w:hAnsi="Times New Roman" w:cs="Times New Roman"/>
          <w:color w:val="000000" w:themeColor="text1"/>
          <w:sz w:val="26"/>
          <w:szCs w:val="26"/>
        </w:rPr>
        <w:t xml:space="preserve"> </w:t>
      </w:r>
      <w:proofErr w:type="spellStart"/>
      <w:r w:rsidR="00B00CB7">
        <w:rPr>
          <w:rFonts w:ascii="Times New Roman" w:hAnsi="Times New Roman" w:cs="Times New Roman"/>
          <w:color w:val="000000" w:themeColor="text1"/>
          <w:sz w:val="26"/>
          <w:szCs w:val="26"/>
        </w:rPr>
        <w:t>vào</w:t>
      </w:r>
      <w:proofErr w:type="spellEnd"/>
      <w:r w:rsidR="00B00CB7">
        <w:rPr>
          <w:rFonts w:ascii="Times New Roman" w:hAnsi="Times New Roman" w:cs="Times New Roman"/>
          <w:color w:val="000000" w:themeColor="text1"/>
          <w:sz w:val="26"/>
          <w:szCs w:val="26"/>
        </w:rPr>
        <w:t xml:space="preserve"> </w:t>
      </w:r>
      <w:proofErr w:type="spellStart"/>
      <w:r w:rsidR="00B00CB7">
        <w:rPr>
          <w:rFonts w:ascii="Times New Roman" w:hAnsi="Times New Roman" w:cs="Times New Roman"/>
          <w:color w:val="000000" w:themeColor="text1"/>
          <w:sz w:val="26"/>
          <w:szCs w:val="26"/>
        </w:rPr>
        <w:t>nhóm</w:t>
      </w:r>
      <w:proofErr w:type="spellEnd"/>
      <w:r w:rsidR="00496490">
        <w:rPr>
          <w:rFonts w:ascii="Times New Roman" w:hAnsi="Times New Roman" w:cs="Times New Roman"/>
          <w:color w:val="000000" w:themeColor="text1"/>
          <w:sz w:val="26"/>
          <w:szCs w:val="26"/>
        </w:rPr>
        <w:t>.</w:t>
      </w:r>
    </w:p>
    <w:p w14:paraId="08F481DD" w14:textId="52DF319D" w:rsidR="00133B47" w:rsidRDefault="00496490">
      <w:pPr>
        <w:pStyle w:val="ListParagraph"/>
        <w:numPr>
          <w:ilvl w:val="0"/>
          <w:numId w:val="15"/>
        </w:numPr>
        <w:spacing w:line="360" w:lineRule="auto"/>
        <w:ind w:left="1440"/>
        <w:jc w:val="both"/>
        <w:rPr>
          <w:rFonts w:ascii="Times New Roman" w:hAnsi="Times New Roman" w:cs="Times New Roman"/>
          <w:color w:val="000000" w:themeColor="text1"/>
          <w:sz w:val="26"/>
          <w:szCs w:val="26"/>
        </w:rPr>
        <w:pPrChange w:id="207" w:author="Mai Anh Thơ" w:date="2021-09-06T16:59:00Z">
          <w:pPr>
            <w:pStyle w:val="ListParagraph"/>
            <w:numPr>
              <w:numId w:val="15"/>
            </w:numPr>
            <w:spacing w:line="288" w:lineRule="auto"/>
            <w:ind w:left="1440" w:hanging="360"/>
          </w:pPr>
        </w:pPrChange>
      </w:pPr>
      <w:proofErr w:type="spellStart"/>
      <w:r>
        <w:rPr>
          <w:rFonts w:ascii="Times New Roman" w:hAnsi="Times New Roman" w:cs="Times New Roman"/>
          <w:color w:val="000000" w:themeColor="text1"/>
          <w:sz w:val="26"/>
          <w:szCs w:val="26"/>
        </w:rPr>
        <w:t>Tìm</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kiếm</w:t>
      </w:r>
      <w:proofErr w:type="spellEnd"/>
      <w:r>
        <w:rPr>
          <w:rFonts w:ascii="Times New Roman" w:hAnsi="Times New Roman" w:cs="Times New Roman"/>
          <w:color w:val="000000" w:themeColor="text1"/>
          <w:sz w:val="26"/>
          <w:szCs w:val="26"/>
        </w:rPr>
        <w:t>.</w:t>
      </w:r>
    </w:p>
    <w:p w14:paraId="12A0842C" w14:textId="627A79B0" w:rsidR="00496490" w:rsidRPr="005C5935" w:rsidRDefault="00496490">
      <w:pPr>
        <w:pStyle w:val="ListParagraph"/>
        <w:numPr>
          <w:ilvl w:val="0"/>
          <w:numId w:val="15"/>
        </w:numPr>
        <w:spacing w:line="360" w:lineRule="auto"/>
        <w:ind w:left="1440"/>
        <w:jc w:val="both"/>
        <w:rPr>
          <w:rFonts w:ascii="Times New Roman" w:hAnsi="Times New Roman" w:cs="Times New Roman"/>
          <w:color w:val="000000" w:themeColor="text1"/>
          <w:sz w:val="26"/>
          <w:szCs w:val="26"/>
        </w:rPr>
        <w:pPrChange w:id="208" w:author="Mai Anh Thơ" w:date="2021-09-06T16:59:00Z">
          <w:pPr>
            <w:pStyle w:val="ListParagraph"/>
            <w:numPr>
              <w:numId w:val="15"/>
            </w:numPr>
            <w:spacing w:line="288" w:lineRule="auto"/>
            <w:ind w:left="1440" w:hanging="360"/>
          </w:pPr>
        </w:pPrChange>
      </w:pPr>
      <w:proofErr w:type="spellStart"/>
      <w:r>
        <w:rPr>
          <w:rFonts w:ascii="Times New Roman" w:hAnsi="Times New Roman" w:cs="Times New Roman"/>
          <w:color w:val="000000" w:themeColor="text1"/>
          <w:sz w:val="26"/>
          <w:szCs w:val="26"/>
        </w:rPr>
        <w:t>Xem</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thông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báo</w:t>
      </w:r>
      <w:proofErr w:type="spellEnd"/>
      <w:r>
        <w:rPr>
          <w:rFonts w:ascii="Times New Roman" w:hAnsi="Times New Roman" w:cs="Times New Roman"/>
          <w:color w:val="000000" w:themeColor="text1"/>
          <w:sz w:val="26"/>
          <w:szCs w:val="26"/>
        </w:rPr>
        <w:t>.</w:t>
      </w:r>
    </w:p>
    <w:p w14:paraId="24FD6CDF" w14:textId="77777777" w:rsidR="00133B47" w:rsidRPr="005C5935" w:rsidRDefault="00133B47">
      <w:pPr>
        <w:pStyle w:val="ListParagraph"/>
        <w:spacing w:line="360" w:lineRule="auto"/>
        <w:ind w:left="360"/>
        <w:jc w:val="both"/>
        <w:rPr>
          <w:rFonts w:ascii="Times New Roman" w:hAnsi="Times New Roman" w:cs="Times New Roman"/>
          <w:color w:val="000000" w:themeColor="text1"/>
          <w:sz w:val="26"/>
          <w:szCs w:val="26"/>
        </w:rPr>
        <w:pPrChange w:id="209" w:author="Mai Anh Thơ" w:date="2021-09-06T16:59:00Z">
          <w:pPr>
            <w:pStyle w:val="ListParagraph"/>
            <w:spacing w:line="288" w:lineRule="auto"/>
            <w:ind w:left="360"/>
          </w:pPr>
        </w:pPrChange>
      </w:pPr>
      <w:proofErr w:type="spellStart"/>
      <w:r w:rsidRPr="005C5935">
        <w:rPr>
          <w:rFonts w:ascii="Times New Roman" w:hAnsi="Times New Roman" w:cs="Times New Roman"/>
          <w:color w:val="000000" w:themeColor="text1"/>
          <w:sz w:val="26"/>
          <w:szCs w:val="26"/>
        </w:rPr>
        <w:t>Phía</w:t>
      </w:r>
      <w:proofErr w:type="spellEnd"/>
      <w:r w:rsidRPr="005C5935">
        <w:rPr>
          <w:rFonts w:ascii="Times New Roman" w:hAnsi="Times New Roman" w:cs="Times New Roman"/>
          <w:color w:val="000000" w:themeColor="text1"/>
          <w:sz w:val="26"/>
          <w:szCs w:val="26"/>
        </w:rPr>
        <w:t xml:space="preserve"> Admin: Actor</w:t>
      </w:r>
    </w:p>
    <w:p w14:paraId="2946668D" w14:textId="3B03DDE9" w:rsidR="00133B47" w:rsidRPr="005C5935" w:rsidRDefault="00133B47">
      <w:pPr>
        <w:pStyle w:val="ListParagraph"/>
        <w:numPr>
          <w:ilvl w:val="0"/>
          <w:numId w:val="16"/>
        </w:numPr>
        <w:spacing w:line="360" w:lineRule="auto"/>
        <w:ind w:left="1440"/>
        <w:jc w:val="both"/>
        <w:rPr>
          <w:rFonts w:ascii="Times New Roman" w:hAnsi="Times New Roman" w:cs="Times New Roman"/>
          <w:color w:val="000000" w:themeColor="text1"/>
          <w:sz w:val="26"/>
          <w:szCs w:val="26"/>
        </w:rPr>
        <w:pPrChange w:id="210" w:author="Mai Anh Thơ" w:date="2021-09-06T16:59:00Z">
          <w:pPr>
            <w:pStyle w:val="ListParagraph"/>
            <w:numPr>
              <w:numId w:val="16"/>
            </w:numPr>
            <w:spacing w:line="288" w:lineRule="auto"/>
            <w:ind w:left="1440" w:hanging="360"/>
          </w:pPr>
        </w:pPrChange>
      </w:pPr>
      <w:proofErr w:type="spellStart"/>
      <w:r w:rsidRPr="005C5935">
        <w:rPr>
          <w:rFonts w:ascii="Times New Roman" w:hAnsi="Times New Roman" w:cs="Times New Roman"/>
          <w:color w:val="000000" w:themeColor="text1"/>
          <w:sz w:val="26"/>
          <w:szCs w:val="26"/>
        </w:rPr>
        <w:t>Xem</w:t>
      </w:r>
      <w:proofErr w:type="spellEnd"/>
      <w:r w:rsidRPr="005C5935">
        <w:rPr>
          <w:rFonts w:ascii="Times New Roman" w:hAnsi="Times New Roman" w:cs="Times New Roman"/>
          <w:color w:val="000000" w:themeColor="text1"/>
          <w:sz w:val="26"/>
          <w:szCs w:val="26"/>
        </w:rPr>
        <w:t xml:space="preserve"> </w:t>
      </w:r>
      <w:proofErr w:type="spellStart"/>
      <w:r w:rsidR="00496490">
        <w:rPr>
          <w:rFonts w:ascii="Times New Roman" w:hAnsi="Times New Roman" w:cs="Times New Roman"/>
          <w:color w:val="000000" w:themeColor="text1"/>
          <w:sz w:val="26"/>
          <w:szCs w:val="26"/>
        </w:rPr>
        <w:t>danh</w:t>
      </w:r>
      <w:proofErr w:type="spellEnd"/>
      <w:r w:rsidR="00496490">
        <w:rPr>
          <w:rFonts w:ascii="Times New Roman" w:hAnsi="Times New Roman" w:cs="Times New Roman"/>
          <w:color w:val="000000" w:themeColor="text1"/>
          <w:sz w:val="26"/>
          <w:szCs w:val="26"/>
        </w:rPr>
        <w:t xml:space="preserve"> </w:t>
      </w:r>
      <w:proofErr w:type="spellStart"/>
      <w:r w:rsidR="00496490">
        <w:rPr>
          <w:rFonts w:ascii="Times New Roman" w:hAnsi="Times New Roman" w:cs="Times New Roman"/>
          <w:color w:val="000000" w:themeColor="text1"/>
          <w:sz w:val="26"/>
          <w:szCs w:val="26"/>
        </w:rPr>
        <w:t>sách</w:t>
      </w:r>
      <w:proofErr w:type="spellEnd"/>
      <w:r w:rsidR="00496490">
        <w:rPr>
          <w:rFonts w:ascii="Times New Roman" w:hAnsi="Times New Roman" w:cs="Times New Roman"/>
          <w:color w:val="000000" w:themeColor="text1"/>
          <w:sz w:val="26"/>
          <w:szCs w:val="26"/>
        </w:rPr>
        <w:t xml:space="preserve"> User, </w:t>
      </w:r>
      <w:proofErr w:type="spellStart"/>
      <w:r w:rsidR="00496490">
        <w:rPr>
          <w:rFonts w:ascii="Times New Roman" w:hAnsi="Times New Roman" w:cs="Times New Roman"/>
          <w:color w:val="000000" w:themeColor="text1"/>
          <w:sz w:val="26"/>
          <w:szCs w:val="26"/>
        </w:rPr>
        <w:t>bài</w:t>
      </w:r>
      <w:proofErr w:type="spellEnd"/>
      <w:r w:rsidR="00496490">
        <w:rPr>
          <w:rFonts w:ascii="Times New Roman" w:hAnsi="Times New Roman" w:cs="Times New Roman"/>
          <w:color w:val="000000" w:themeColor="text1"/>
          <w:sz w:val="26"/>
          <w:szCs w:val="26"/>
        </w:rPr>
        <w:t xml:space="preserve"> </w:t>
      </w:r>
      <w:proofErr w:type="spellStart"/>
      <w:r w:rsidR="00496490">
        <w:rPr>
          <w:rFonts w:ascii="Times New Roman" w:hAnsi="Times New Roman" w:cs="Times New Roman"/>
          <w:color w:val="000000" w:themeColor="text1"/>
          <w:sz w:val="26"/>
          <w:szCs w:val="26"/>
        </w:rPr>
        <w:t>viết</w:t>
      </w:r>
      <w:proofErr w:type="spellEnd"/>
      <w:r w:rsidR="00496490">
        <w:rPr>
          <w:rFonts w:ascii="Times New Roman" w:hAnsi="Times New Roman" w:cs="Times New Roman"/>
          <w:color w:val="000000" w:themeColor="text1"/>
          <w:sz w:val="26"/>
          <w:szCs w:val="26"/>
        </w:rPr>
        <w:t>.</w:t>
      </w:r>
    </w:p>
    <w:p w14:paraId="0CD90A44" w14:textId="4FF31919" w:rsidR="00133B47" w:rsidRPr="005C5935" w:rsidRDefault="00496490">
      <w:pPr>
        <w:pStyle w:val="ListParagraph"/>
        <w:numPr>
          <w:ilvl w:val="0"/>
          <w:numId w:val="16"/>
        </w:numPr>
        <w:spacing w:line="360" w:lineRule="auto"/>
        <w:ind w:left="1440"/>
        <w:jc w:val="both"/>
        <w:rPr>
          <w:rFonts w:ascii="Times New Roman" w:hAnsi="Times New Roman" w:cs="Times New Roman"/>
          <w:color w:val="000000" w:themeColor="text1"/>
          <w:sz w:val="26"/>
          <w:szCs w:val="26"/>
        </w:rPr>
        <w:pPrChange w:id="211" w:author="Mai Anh Thơ" w:date="2021-09-06T16:59:00Z">
          <w:pPr>
            <w:pStyle w:val="ListParagraph"/>
            <w:numPr>
              <w:numId w:val="16"/>
            </w:numPr>
            <w:spacing w:line="288" w:lineRule="auto"/>
            <w:ind w:left="1440" w:hanging="360"/>
          </w:pPr>
        </w:pPrChange>
      </w:pPr>
      <w:proofErr w:type="spellStart"/>
      <w:r>
        <w:rPr>
          <w:rFonts w:ascii="Times New Roman" w:hAnsi="Times New Roman" w:cs="Times New Roman"/>
          <w:color w:val="000000" w:themeColor="text1"/>
          <w:sz w:val="26"/>
          <w:szCs w:val="26"/>
        </w:rPr>
        <w:t>Quản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lí</w:t>
      </w:r>
      <w:proofErr w:type="spellEnd"/>
      <w:r>
        <w:rPr>
          <w:rFonts w:ascii="Times New Roman" w:hAnsi="Times New Roman" w:cs="Times New Roman"/>
          <w:color w:val="000000" w:themeColor="text1"/>
          <w:sz w:val="26"/>
          <w:szCs w:val="26"/>
        </w:rPr>
        <w:t xml:space="preserve"> User.</w:t>
      </w:r>
    </w:p>
    <w:p w14:paraId="1F4418B0" w14:textId="74214F2F" w:rsidR="00133B47" w:rsidRPr="005C5935" w:rsidRDefault="00496490">
      <w:pPr>
        <w:pStyle w:val="ListParagraph"/>
        <w:numPr>
          <w:ilvl w:val="0"/>
          <w:numId w:val="16"/>
        </w:numPr>
        <w:spacing w:line="360" w:lineRule="auto"/>
        <w:ind w:left="1440"/>
        <w:jc w:val="both"/>
        <w:rPr>
          <w:rFonts w:ascii="Times New Roman" w:hAnsi="Times New Roman" w:cs="Times New Roman"/>
          <w:color w:val="000000" w:themeColor="text1"/>
          <w:sz w:val="26"/>
          <w:szCs w:val="26"/>
        </w:rPr>
        <w:pPrChange w:id="212" w:author="Mai Anh Thơ" w:date="2021-09-06T16:59:00Z">
          <w:pPr>
            <w:pStyle w:val="ListParagraph"/>
            <w:numPr>
              <w:numId w:val="16"/>
            </w:numPr>
            <w:spacing w:line="288" w:lineRule="auto"/>
            <w:ind w:left="1440" w:hanging="360"/>
          </w:pPr>
        </w:pPrChange>
      </w:pPr>
      <w:proofErr w:type="spellStart"/>
      <w:r>
        <w:rPr>
          <w:rFonts w:ascii="Times New Roman" w:hAnsi="Times New Roman" w:cs="Times New Roman"/>
          <w:color w:val="000000" w:themeColor="text1"/>
          <w:sz w:val="26"/>
          <w:szCs w:val="26"/>
        </w:rPr>
        <w:t>Quản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lí</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bài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đăng</w:t>
      </w:r>
      <w:proofErr w:type="spellEnd"/>
      <w:r>
        <w:rPr>
          <w:rFonts w:ascii="Times New Roman" w:hAnsi="Times New Roman" w:cs="Times New Roman"/>
          <w:color w:val="000000" w:themeColor="text1"/>
          <w:sz w:val="26"/>
          <w:szCs w:val="26"/>
        </w:rPr>
        <w:t>.</w:t>
      </w:r>
    </w:p>
    <w:p w14:paraId="1273EC3C" w14:textId="6E3046FF" w:rsidR="00133B47" w:rsidRPr="005C5935" w:rsidRDefault="00496490">
      <w:pPr>
        <w:pStyle w:val="ListParagraph"/>
        <w:numPr>
          <w:ilvl w:val="0"/>
          <w:numId w:val="16"/>
        </w:numPr>
        <w:spacing w:line="360" w:lineRule="auto"/>
        <w:ind w:left="1440"/>
        <w:jc w:val="both"/>
        <w:rPr>
          <w:rFonts w:ascii="Times New Roman" w:hAnsi="Times New Roman" w:cs="Times New Roman"/>
          <w:color w:val="000000" w:themeColor="text1"/>
          <w:sz w:val="26"/>
          <w:szCs w:val="26"/>
        </w:rPr>
        <w:pPrChange w:id="213" w:author="Mai Anh Thơ" w:date="2021-09-06T16:59:00Z">
          <w:pPr>
            <w:pStyle w:val="ListParagraph"/>
            <w:numPr>
              <w:numId w:val="16"/>
            </w:numPr>
            <w:spacing w:line="288" w:lineRule="auto"/>
            <w:ind w:left="1440" w:hanging="360"/>
          </w:pPr>
        </w:pPrChange>
      </w:pPr>
      <w:proofErr w:type="spellStart"/>
      <w:r>
        <w:rPr>
          <w:rFonts w:ascii="Times New Roman" w:hAnsi="Times New Roman" w:cs="Times New Roman"/>
          <w:color w:val="000000" w:themeColor="text1"/>
          <w:sz w:val="26"/>
          <w:szCs w:val="26"/>
        </w:rPr>
        <w:t>Thay</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đổi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mật</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khẩu</w:t>
      </w:r>
      <w:proofErr w:type="spellEnd"/>
      <w:r>
        <w:rPr>
          <w:rFonts w:ascii="Times New Roman" w:hAnsi="Times New Roman" w:cs="Times New Roman"/>
          <w:color w:val="000000" w:themeColor="text1"/>
          <w:sz w:val="26"/>
          <w:szCs w:val="26"/>
        </w:rPr>
        <w:t>.</w:t>
      </w:r>
    </w:p>
    <w:p w14:paraId="07F97177" w14:textId="32AD1951" w:rsidR="00133B47" w:rsidRDefault="00496490">
      <w:pPr>
        <w:pStyle w:val="ListParagraph"/>
        <w:numPr>
          <w:ilvl w:val="0"/>
          <w:numId w:val="16"/>
        </w:numPr>
        <w:spacing w:line="360" w:lineRule="auto"/>
        <w:ind w:left="1440"/>
        <w:jc w:val="both"/>
        <w:rPr>
          <w:rFonts w:ascii="Times New Roman" w:hAnsi="Times New Roman" w:cs="Times New Roman"/>
          <w:color w:val="000000" w:themeColor="text1"/>
          <w:sz w:val="26"/>
          <w:szCs w:val="26"/>
        </w:rPr>
        <w:pPrChange w:id="214" w:author="Mai Anh Thơ" w:date="2021-09-06T16:59:00Z">
          <w:pPr>
            <w:pStyle w:val="ListParagraph"/>
            <w:numPr>
              <w:numId w:val="16"/>
            </w:numPr>
            <w:spacing w:line="288" w:lineRule="auto"/>
            <w:ind w:left="1440" w:hanging="360"/>
          </w:pPr>
        </w:pPrChange>
      </w:pPr>
      <w:proofErr w:type="spellStart"/>
      <w:r>
        <w:rPr>
          <w:rFonts w:ascii="Times New Roman" w:hAnsi="Times New Roman" w:cs="Times New Roman"/>
          <w:color w:val="000000" w:themeColor="text1"/>
          <w:sz w:val="26"/>
          <w:szCs w:val="26"/>
        </w:rPr>
        <w:t>Quản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lí</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tiêu</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chuẩn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cộng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đồng</w:t>
      </w:r>
      <w:proofErr w:type="spellEnd"/>
      <w:r>
        <w:rPr>
          <w:rFonts w:ascii="Times New Roman" w:hAnsi="Times New Roman" w:cs="Times New Roman"/>
          <w:color w:val="000000" w:themeColor="text1"/>
          <w:sz w:val="26"/>
          <w:szCs w:val="26"/>
        </w:rPr>
        <w:t>.</w:t>
      </w:r>
    </w:p>
    <w:p w14:paraId="35B0FA70" w14:textId="0BF6E7B1" w:rsidR="00496490" w:rsidRDefault="00496490">
      <w:pPr>
        <w:pStyle w:val="ListParagraph"/>
        <w:numPr>
          <w:ilvl w:val="0"/>
          <w:numId w:val="16"/>
        </w:numPr>
        <w:spacing w:line="360" w:lineRule="auto"/>
        <w:ind w:left="1440"/>
        <w:jc w:val="both"/>
        <w:rPr>
          <w:rFonts w:ascii="Times New Roman" w:hAnsi="Times New Roman" w:cs="Times New Roman"/>
          <w:color w:val="000000" w:themeColor="text1"/>
          <w:sz w:val="26"/>
          <w:szCs w:val="26"/>
        </w:rPr>
        <w:pPrChange w:id="215" w:author="Mai Anh Thơ" w:date="2021-09-06T16:59:00Z">
          <w:pPr>
            <w:pStyle w:val="ListParagraph"/>
            <w:numPr>
              <w:numId w:val="16"/>
            </w:numPr>
            <w:spacing w:line="288" w:lineRule="auto"/>
            <w:ind w:left="1440" w:hanging="360"/>
          </w:pPr>
        </w:pPrChange>
      </w:pPr>
      <w:proofErr w:type="spellStart"/>
      <w:r>
        <w:rPr>
          <w:rFonts w:ascii="Times New Roman" w:hAnsi="Times New Roman" w:cs="Times New Roman"/>
          <w:color w:val="000000" w:themeColor="text1"/>
          <w:sz w:val="26"/>
          <w:szCs w:val="26"/>
        </w:rPr>
        <w:t>Thông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báo</w:t>
      </w:r>
      <w:proofErr w:type="spellEnd"/>
      <w:r>
        <w:rPr>
          <w:rFonts w:ascii="Times New Roman" w:hAnsi="Times New Roman" w:cs="Times New Roman"/>
          <w:color w:val="000000" w:themeColor="text1"/>
          <w:sz w:val="26"/>
          <w:szCs w:val="26"/>
        </w:rPr>
        <w:t xml:space="preserve"> cho </w:t>
      </w:r>
      <w:proofErr w:type="spellStart"/>
      <w:r>
        <w:rPr>
          <w:rFonts w:ascii="Times New Roman" w:hAnsi="Times New Roman" w:cs="Times New Roman"/>
          <w:color w:val="000000" w:themeColor="text1"/>
          <w:sz w:val="26"/>
          <w:szCs w:val="26"/>
        </w:rPr>
        <w:t>người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dùng</w:t>
      </w:r>
      <w:proofErr w:type="spellEnd"/>
      <w:r w:rsidR="00B00CB7">
        <w:rPr>
          <w:rFonts w:ascii="Times New Roman" w:hAnsi="Times New Roman" w:cs="Times New Roman"/>
          <w:color w:val="000000" w:themeColor="text1"/>
          <w:sz w:val="26"/>
          <w:szCs w:val="26"/>
        </w:rPr>
        <w:t>.</w:t>
      </w:r>
    </w:p>
    <w:p w14:paraId="5F714CE2" w14:textId="0D61E639" w:rsidR="00496490" w:rsidRDefault="00496490">
      <w:pPr>
        <w:pStyle w:val="ListParagraph"/>
        <w:numPr>
          <w:ilvl w:val="0"/>
          <w:numId w:val="16"/>
        </w:numPr>
        <w:spacing w:line="360" w:lineRule="auto"/>
        <w:ind w:left="1440"/>
        <w:jc w:val="both"/>
        <w:rPr>
          <w:rFonts w:ascii="Times New Roman" w:hAnsi="Times New Roman" w:cs="Times New Roman"/>
          <w:color w:val="000000" w:themeColor="text1"/>
          <w:sz w:val="26"/>
          <w:szCs w:val="26"/>
        </w:rPr>
        <w:pPrChange w:id="216" w:author="Mai Anh Thơ" w:date="2021-09-06T16:59:00Z">
          <w:pPr>
            <w:pStyle w:val="ListParagraph"/>
            <w:numPr>
              <w:numId w:val="16"/>
            </w:numPr>
            <w:spacing w:line="288" w:lineRule="auto"/>
            <w:ind w:left="1440" w:hanging="360"/>
          </w:pPr>
        </w:pPrChange>
      </w:pPr>
      <w:proofErr w:type="spellStart"/>
      <w:r>
        <w:rPr>
          <w:rFonts w:ascii="Times New Roman" w:hAnsi="Times New Roman" w:cs="Times New Roman"/>
          <w:color w:val="000000" w:themeColor="text1"/>
          <w:sz w:val="26"/>
          <w:szCs w:val="26"/>
        </w:rPr>
        <w:t>Quản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lí</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nhóm</w:t>
      </w:r>
      <w:proofErr w:type="spellEnd"/>
      <w:r>
        <w:rPr>
          <w:rFonts w:ascii="Times New Roman" w:hAnsi="Times New Roman" w:cs="Times New Roman"/>
          <w:color w:val="000000" w:themeColor="text1"/>
          <w:sz w:val="26"/>
          <w:szCs w:val="26"/>
        </w:rPr>
        <w:t>.</w:t>
      </w:r>
    </w:p>
    <w:p w14:paraId="7FC9D9BE" w14:textId="1A231FD5" w:rsidR="00496490" w:rsidRPr="00496490" w:rsidRDefault="00496490">
      <w:pPr>
        <w:pStyle w:val="ListParagraph"/>
        <w:numPr>
          <w:ilvl w:val="0"/>
          <w:numId w:val="16"/>
        </w:numPr>
        <w:spacing w:line="360" w:lineRule="auto"/>
        <w:ind w:left="1440"/>
        <w:jc w:val="both"/>
        <w:rPr>
          <w:rFonts w:ascii="Times New Roman" w:hAnsi="Times New Roman" w:cs="Times New Roman"/>
          <w:color w:val="000000" w:themeColor="text1"/>
          <w:sz w:val="26"/>
          <w:szCs w:val="26"/>
        </w:rPr>
        <w:pPrChange w:id="217" w:author="Mai Anh Thơ" w:date="2021-09-06T16:59:00Z">
          <w:pPr>
            <w:pStyle w:val="ListParagraph"/>
            <w:numPr>
              <w:numId w:val="16"/>
            </w:numPr>
            <w:spacing w:line="288" w:lineRule="auto"/>
            <w:ind w:left="1440" w:hanging="360"/>
          </w:pPr>
        </w:pPrChange>
      </w:pPr>
      <w:proofErr w:type="spellStart"/>
      <w:r>
        <w:rPr>
          <w:rFonts w:ascii="Times New Roman" w:hAnsi="Times New Roman" w:cs="Times New Roman"/>
          <w:color w:val="000000" w:themeColor="text1"/>
          <w:sz w:val="26"/>
          <w:szCs w:val="26"/>
        </w:rPr>
        <w:lastRenderedPageBreak/>
        <w:t>Nhắn</w:t>
      </w:r>
      <w:proofErr w:type="spellEnd"/>
      <w:r>
        <w:rPr>
          <w:rFonts w:ascii="Times New Roman" w:hAnsi="Times New Roman" w:cs="Times New Roman"/>
          <w:color w:val="000000" w:themeColor="text1"/>
          <w:sz w:val="26"/>
          <w:szCs w:val="26"/>
        </w:rPr>
        <w:t xml:space="preserve"> tin </w:t>
      </w:r>
      <w:proofErr w:type="spellStart"/>
      <w:r>
        <w:rPr>
          <w:rFonts w:ascii="Times New Roman" w:hAnsi="Times New Roman" w:cs="Times New Roman"/>
          <w:color w:val="000000" w:themeColor="text1"/>
          <w:sz w:val="26"/>
          <w:szCs w:val="26"/>
        </w:rPr>
        <w:t>với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bất</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kì</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với</w:t>
      </w:r>
      <w:proofErr w:type="spellEnd"/>
      <w:r w:rsidR="00B00CB7">
        <w:rPr>
          <w:rFonts w:ascii="Times New Roman" w:hAnsi="Times New Roman" w:cs="Times New Roman"/>
          <w:color w:val="000000" w:themeColor="text1"/>
          <w:sz w:val="26"/>
          <w:szCs w:val="26"/>
        </w:rPr>
        <w:t>.</w:t>
      </w:r>
    </w:p>
    <w:p w14:paraId="1B59049B" w14:textId="77777777" w:rsidR="00245FFF" w:rsidRPr="00245FFF" w:rsidRDefault="00245FFF">
      <w:pPr>
        <w:rPr>
          <w:rFonts w:ascii="Times New Roman" w:hAnsi="Times New Roman" w:cs="Times New Roman"/>
          <w:sz w:val="26"/>
          <w:szCs w:val="26"/>
        </w:rPr>
      </w:pPr>
    </w:p>
    <w:p w14:paraId="55830644" w14:textId="1E943F4A" w:rsidR="0021436B" w:rsidRDefault="0021436B"/>
    <w:p w14:paraId="384CB288" w14:textId="7169CB2B" w:rsidR="0021436B" w:rsidRDefault="0021436B"/>
    <w:p w14:paraId="02A42091" w14:textId="6D821C89" w:rsidR="0021436B" w:rsidRDefault="0021436B"/>
    <w:p w14:paraId="338DA703" w14:textId="5C4CF694" w:rsidR="0021436B" w:rsidRDefault="0021436B"/>
    <w:p w14:paraId="0F9C7977" w14:textId="68F0B91C" w:rsidR="0021436B" w:rsidRDefault="0021436B"/>
    <w:p w14:paraId="75FA60DA" w14:textId="21628ACD" w:rsidR="00507083" w:rsidRDefault="00507083"/>
    <w:p w14:paraId="5C739AD6" w14:textId="5A07DEB4" w:rsidR="00507083" w:rsidRDefault="00507083"/>
    <w:p w14:paraId="7AF78CDC" w14:textId="05E3BC3A" w:rsidR="00507083" w:rsidRDefault="00507083"/>
    <w:p w14:paraId="0CB8AA8E" w14:textId="2373C6E1" w:rsidR="00507083" w:rsidRDefault="00507083"/>
    <w:p w14:paraId="2BA16F8B" w14:textId="6B40FE1C" w:rsidR="00507083" w:rsidRDefault="00507083"/>
    <w:p w14:paraId="3761777A" w14:textId="31314E2D" w:rsidR="00507083" w:rsidRDefault="00507083"/>
    <w:p w14:paraId="59AABBEC" w14:textId="77777777" w:rsidR="00507083" w:rsidRDefault="00507083">
      <w:pPr>
        <w:sectPr w:rsidR="00507083" w:rsidSect="001221ED">
          <w:footerReference w:type="default" r:id="rId35"/>
          <w:type w:val="continuous"/>
          <w:pgSz w:w="12240" w:h="15840"/>
          <w:pgMar w:top="1440" w:right="1440" w:bottom="1440" w:left="1440" w:header="720" w:footer="720" w:gutter="0"/>
          <w:pgNumType w:chapStyle="1"/>
          <w:cols w:space="720"/>
          <w:docGrid w:linePitch="360"/>
        </w:sectPr>
      </w:pPr>
    </w:p>
    <w:p w14:paraId="4B90D96E" w14:textId="0E43CA0B" w:rsidR="00507083" w:rsidRDefault="00507083"/>
    <w:p w14:paraId="7E186CD8" w14:textId="77777777" w:rsidR="00507083" w:rsidRDefault="00507083"/>
    <w:sectPr w:rsidR="00507083" w:rsidSect="001221ED">
      <w:headerReference w:type="default" r:id="rId36"/>
      <w:footerReference w:type="default" r:id="rId37"/>
      <w:type w:val="continuous"/>
      <w:pgSz w:w="12240" w:h="15840"/>
      <w:pgMar w:top="1440" w:right="1440" w:bottom="1440" w:left="1440" w:header="720" w:footer="720" w:gutter="0"/>
      <w:pgNumType w:chapStyle="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i Anh Thơ" w:date="2021-09-06T16:44:00Z" w:initials="M">
    <w:p w14:paraId="50BE1063" w14:textId="3A3B711C" w:rsidR="000C4EED" w:rsidRDefault="000C4EED">
      <w:pPr>
        <w:pStyle w:val="CommentText"/>
      </w:pPr>
      <w:r>
        <w:rPr>
          <w:rStyle w:val="CommentReference"/>
        </w:rPr>
        <w:annotationRef/>
      </w:r>
      <w:proofErr w:type="spellStart"/>
      <w:r>
        <w:t>Tên</w:t>
      </w:r>
      <w:proofErr w:type="spellEnd"/>
      <w:r>
        <w:t xml:space="preserve"> </w:t>
      </w:r>
      <w:proofErr w:type="spellStart"/>
      <w:r>
        <w:t>này</w:t>
      </w:r>
      <w:proofErr w:type="spellEnd"/>
      <w:r>
        <w:t xml:space="preserve"> </w:t>
      </w:r>
      <w:proofErr w:type="spellStart"/>
      <w:r>
        <w:t>hông</w:t>
      </w:r>
      <w:proofErr w:type="spellEnd"/>
      <w:r>
        <w:t xml:space="preserve"> </w:t>
      </w:r>
      <w:proofErr w:type="spellStart"/>
      <w:r>
        <w:t>giống</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ký</w:t>
      </w:r>
      <w:proofErr w:type="spellEnd"/>
      <w:r>
        <w:t xml:space="preserve"> </w:t>
      </w:r>
      <w:proofErr w:type="spellStart"/>
      <w:r>
        <w:t>phải</w:t>
      </w:r>
      <w:proofErr w:type="spellEnd"/>
      <w:r>
        <w:t xml:space="preserve"> </w:t>
      </w:r>
      <w:proofErr w:type="spellStart"/>
      <w:r>
        <w:t>hông</w:t>
      </w:r>
      <w:proofErr w:type="spellEnd"/>
      <w:r>
        <w:t>?</w:t>
      </w:r>
    </w:p>
  </w:comment>
  <w:comment w:id="1" w:author="Đình Long Nguyễn" w:date="2021-09-07T14:48:00Z" w:initials="ĐLN">
    <w:p w14:paraId="72E3CEB7" w14:textId="1900BC10" w:rsidR="000C799A" w:rsidRDefault="000C799A">
      <w:pPr>
        <w:pStyle w:val="CommentText"/>
      </w:pPr>
      <w:r>
        <w:rPr>
          <w:rStyle w:val="CommentReference"/>
        </w:rPr>
        <w:annotationRef/>
      </w:r>
      <w:proofErr w:type="spellStart"/>
      <w:r>
        <w:t>Giống</w:t>
      </w:r>
      <w:proofErr w:type="spellEnd"/>
      <w:r>
        <w:t xml:space="preserve"> </w:t>
      </w:r>
      <w:proofErr w:type="spellStart"/>
      <w:r>
        <w:t>mà</w:t>
      </w:r>
      <w:proofErr w:type="spellEnd"/>
      <w:r>
        <w:t xml:space="preserve"> </w:t>
      </w:r>
      <w:proofErr w:type="spellStart"/>
      <w:r>
        <w:t>cô</w:t>
      </w:r>
      <w:proofErr w:type="spellEnd"/>
      <w:r>
        <w:t>.</w:t>
      </w:r>
    </w:p>
  </w:comment>
  <w:comment w:id="2" w:author="Đình Long Nguyễn" w:date="2021-09-07T14:48:00Z" w:initials="ĐLN">
    <w:p w14:paraId="4C3B710D" w14:textId="1F6CE541" w:rsidR="000C799A" w:rsidRDefault="000C799A">
      <w:pPr>
        <w:pStyle w:val="CommentText"/>
      </w:pPr>
      <w:r>
        <w:rPr>
          <w:rStyle w:val="CommentReference"/>
        </w:rPr>
        <w:annotationRef/>
      </w:r>
    </w:p>
  </w:comment>
  <w:comment w:id="8" w:author="Mai Anh Thơ" w:date="2021-09-06T16:44:00Z" w:initials="M">
    <w:p w14:paraId="156F0289" w14:textId="2D3F5008" w:rsidR="000C4EED" w:rsidRDefault="000C4EED">
      <w:pPr>
        <w:pStyle w:val="CommentText"/>
      </w:pPr>
      <w:r>
        <w:rPr>
          <w:rStyle w:val="CommentReference"/>
        </w:rPr>
        <w:annotationRef/>
      </w:r>
      <w:proofErr w:type="spellStart"/>
      <w:r>
        <w:t>Mới</w:t>
      </w:r>
      <w:proofErr w:type="spellEnd"/>
      <w:r>
        <w:t xml:space="preserve"> TLCN </w:t>
      </w:r>
      <w:proofErr w:type="spellStart"/>
      <w:r>
        <w:t>thôi</w:t>
      </w:r>
      <w:proofErr w:type="spellEnd"/>
      <w:r>
        <w:t xml:space="preserve"> </w:t>
      </w:r>
      <w:proofErr w:type="spellStart"/>
      <w:r>
        <w:t>mà</w:t>
      </w:r>
      <w:proofErr w:type="spellEnd"/>
    </w:p>
  </w:comment>
  <w:comment w:id="9" w:author="Đình Long Nguyễn" w:date="2021-09-07T14:44:00Z" w:initials="ĐLN">
    <w:p w14:paraId="536DFE79" w14:textId="3DC84A7D" w:rsidR="000C799A" w:rsidRDefault="000C799A">
      <w:pPr>
        <w:pStyle w:val="CommentText"/>
      </w:pPr>
      <w:r>
        <w:rPr>
          <w:rStyle w:val="CommentReference"/>
        </w:rPr>
        <w:annotationRef/>
      </w:r>
    </w:p>
  </w:comment>
  <w:comment w:id="77" w:author="Mai Anh Thơ" w:date="2021-09-06T16:46:00Z" w:initials="M">
    <w:p w14:paraId="035EA8B8" w14:textId="533BE8AA" w:rsidR="000C4EED" w:rsidRDefault="000C4EED">
      <w:pPr>
        <w:pStyle w:val="CommentText"/>
      </w:pPr>
      <w:r>
        <w:rPr>
          <w:rStyle w:val="CommentReference"/>
        </w:rPr>
        <w:annotationRef/>
      </w:r>
      <w:proofErr w:type="spellStart"/>
      <w:r>
        <w:t>Viết</w:t>
      </w:r>
      <w:proofErr w:type="spellEnd"/>
      <w:r>
        <w:t xml:space="preserve"> </w:t>
      </w:r>
      <w:proofErr w:type="spellStart"/>
      <w:r>
        <w:t>văn</w:t>
      </w:r>
      <w:proofErr w:type="spellEnd"/>
      <w:r>
        <w:t xml:space="preserve"> </w:t>
      </w:r>
      <w:proofErr w:type="spellStart"/>
      <w:r>
        <w:t>phong</w:t>
      </w:r>
      <w:proofErr w:type="spellEnd"/>
      <w:r>
        <w:t xml:space="preserve"> </w:t>
      </w:r>
      <w:proofErr w:type="spellStart"/>
      <w:r>
        <w:t>học</w:t>
      </w:r>
      <w:proofErr w:type="spellEnd"/>
      <w:r>
        <w:t xml:space="preserve"> </w:t>
      </w:r>
      <w:proofErr w:type="spellStart"/>
      <w:r>
        <w:t>thuật</w:t>
      </w:r>
      <w:proofErr w:type="spellEnd"/>
      <w:r>
        <w:t xml:space="preserve"> </w:t>
      </w:r>
      <w:proofErr w:type="spellStart"/>
      <w:r>
        <w:t>xíu</w:t>
      </w:r>
      <w:proofErr w:type="spellEnd"/>
      <w:r>
        <w:t xml:space="preserve"> </w:t>
      </w:r>
      <w:proofErr w:type="spellStart"/>
      <w:r>
        <w:t>nhen</w:t>
      </w:r>
      <w:proofErr w:type="spellEnd"/>
      <w:r>
        <w:t xml:space="preserve"> </w:t>
      </w:r>
      <w:proofErr w:type="spellStart"/>
      <w:r>
        <w:t>các</w:t>
      </w:r>
      <w:proofErr w:type="spellEnd"/>
      <w:r>
        <w:t xml:space="preserve"> </w:t>
      </w:r>
      <w:proofErr w:type="spellStart"/>
      <w:r>
        <w:t>em</w:t>
      </w:r>
      <w:proofErr w:type="spellEnd"/>
      <w:r>
        <w:t xml:space="preserve">. </w:t>
      </w:r>
      <w:proofErr w:type="spellStart"/>
      <w:r>
        <w:t>Và</w:t>
      </w:r>
      <w:proofErr w:type="spellEnd"/>
      <w:r>
        <w:t xml:space="preserve"> </w:t>
      </w:r>
      <w:proofErr w:type="spellStart"/>
      <w:r>
        <w:t>mô</w:t>
      </w:r>
      <w:proofErr w:type="spellEnd"/>
      <w:r>
        <w:t xml:space="preserve"> </w:t>
      </w:r>
      <w:proofErr w:type="spellStart"/>
      <w:r>
        <w:t>tả</w:t>
      </w:r>
      <w:proofErr w:type="spellEnd"/>
      <w:r>
        <w:t xml:space="preserve"> 1 </w:t>
      </w:r>
      <w:proofErr w:type="spellStart"/>
      <w:r>
        <w:t>đoạn</w:t>
      </w:r>
      <w:proofErr w:type="spellEnd"/>
      <w:r>
        <w:t xml:space="preserve"> </w:t>
      </w:r>
      <w:proofErr w:type="spellStart"/>
      <w:r>
        <w:t>diễn</w:t>
      </w:r>
      <w:proofErr w:type="spellEnd"/>
      <w:r>
        <w:t xml:space="preserve"> </w:t>
      </w:r>
      <w:proofErr w:type="spellStart"/>
      <w:r>
        <w:t>giải</w:t>
      </w:r>
      <w:proofErr w:type="spellEnd"/>
      <w:r>
        <w:t xml:space="preserve"> cho </w:t>
      </w:r>
      <w:proofErr w:type="spellStart"/>
      <w:r>
        <w:t>đủ</w:t>
      </w:r>
      <w:proofErr w:type="spellEnd"/>
      <w:r>
        <w:t xml:space="preserve"> ý </w:t>
      </w:r>
      <w:proofErr w:type="spellStart"/>
      <w:r>
        <w:t>nha</w:t>
      </w:r>
      <w:proofErr w:type="spellEnd"/>
      <w:r>
        <w:t>.</w:t>
      </w:r>
    </w:p>
  </w:comment>
  <w:comment w:id="95" w:author="Mai Anh Thơ" w:date="2021-09-06T16:47:00Z" w:initials="M">
    <w:p w14:paraId="4F82FCEF" w14:textId="1FBE3B8F" w:rsidR="000C4EED" w:rsidRDefault="000C4EED">
      <w:pPr>
        <w:pStyle w:val="CommentText"/>
      </w:pPr>
      <w:r>
        <w:rPr>
          <w:rStyle w:val="CommentReference"/>
        </w:rPr>
        <w:annotationRef/>
      </w:r>
      <w:proofErr w:type="spellStart"/>
      <w:r>
        <w:t>Đối</w:t>
      </w:r>
      <w:proofErr w:type="spellEnd"/>
      <w:r>
        <w:t xml:space="preserve"> </w:t>
      </w:r>
      <w:proofErr w:type="spellStart"/>
      <w:r>
        <w:t>tượng</w:t>
      </w:r>
      <w:proofErr w:type="spellEnd"/>
      <w:r>
        <w:t xml:space="preserve"> NC </w:t>
      </w:r>
      <w:proofErr w:type="spellStart"/>
      <w:r>
        <w:t>là</w:t>
      </w:r>
      <w:proofErr w:type="spellEnd"/>
      <w:r>
        <w:t xml:space="preserve"> </w:t>
      </w:r>
      <w:proofErr w:type="spellStart"/>
      <w:r>
        <w:t>em</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cái</w:t>
      </w:r>
      <w:proofErr w:type="spellEnd"/>
      <w:r>
        <w:t xml:space="preserve"> </w:t>
      </w:r>
      <w:proofErr w:type="spellStart"/>
      <w:r>
        <w:t>gì</w:t>
      </w:r>
      <w:proofErr w:type="spellEnd"/>
      <w:r>
        <w:t xml:space="preserve">? VD ở </w:t>
      </w:r>
      <w:proofErr w:type="spellStart"/>
      <w:r>
        <w:t>đây</w:t>
      </w:r>
      <w:proofErr w:type="spellEnd"/>
      <w:r>
        <w:t xml:space="preserve"> </w:t>
      </w:r>
      <w:proofErr w:type="spellStart"/>
      <w:r>
        <w:t>là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xây</w:t>
      </w:r>
      <w:proofErr w:type="spellEnd"/>
      <w:r>
        <w:t xml:space="preserve"> </w:t>
      </w:r>
      <w:proofErr w:type="spellStart"/>
      <w:r>
        <w:t>dựng</w:t>
      </w:r>
      <w:proofErr w:type="spellEnd"/>
      <w:r>
        <w:t xml:space="preserve"> website </w:t>
      </w:r>
      <w:proofErr w:type="spellStart"/>
      <w:r>
        <w:t>mạng</w:t>
      </w:r>
      <w:proofErr w:type="spellEnd"/>
      <w:r>
        <w:t xml:space="preserve"> </w:t>
      </w:r>
      <w:proofErr w:type="spellStart"/>
      <w:r>
        <w:t>xã</w:t>
      </w:r>
      <w:proofErr w:type="spellEnd"/>
      <w:r>
        <w:t xml:space="preserve"> </w:t>
      </w:r>
      <w:proofErr w:type="spellStart"/>
      <w:r>
        <w:t>hội</w:t>
      </w:r>
      <w:proofErr w:type="spellEnd"/>
    </w:p>
    <w:p w14:paraId="6F2E3516" w14:textId="77777777" w:rsidR="000C4EED" w:rsidRDefault="000C4EED">
      <w:pPr>
        <w:pStyle w:val="CommentText"/>
      </w:pPr>
    </w:p>
    <w:p w14:paraId="3C59B5D3" w14:textId="7B927D06" w:rsidR="000C4EED" w:rsidRDefault="000C4EED">
      <w:pPr>
        <w:pStyle w:val="CommentText"/>
      </w:pP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là</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ở </w:t>
      </w:r>
      <w:proofErr w:type="spellStart"/>
      <w:r>
        <w:t>đây</w:t>
      </w:r>
      <w:proofErr w:type="spellEnd"/>
      <w:r>
        <w:t xml:space="preserve"> website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chỉ</w:t>
      </w:r>
      <w:proofErr w:type="spellEnd"/>
      <w:r>
        <w:t xml:space="preserve"> </w:t>
      </w:r>
      <w:proofErr w:type="spellStart"/>
      <w:r>
        <w:t>phục</w:t>
      </w:r>
      <w:proofErr w:type="spellEnd"/>
      <w:r>
        <w:t xml:space="preserve"> </w:t>
      </w:r>
      <w:proofErr w:type="spellStart"/>
      <w:r>
        <w:t>vụ</w:t>
      </w:r>
      <w:proofErr w:type="spellEnd"/>
      <w:r>
        <w:t xml:space="preserve"> cho 2 </w:t>
      </w:r>
      <w:proofErr w:type="spellStart"/>
      <w:r>
        <w:t>nhóm</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là</w:t>
      </w:r>
      <w:proofErr w:type="spellEnd"/>
      <w:r>
        <w:t xml:space="preserve"> </w:t>
      </w:r>
      <w:proofErr w:type="spellStart"/>
      <w:r>
        <w:t>nhóm</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nhóm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chia </w:t>
      </w:r>
      <w:proofErr w:type="spellStart"/>
      <w:r>
        <w:t>sẻ</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yêu</w:t>
      </w:r>
      <w:proofErr w:type="spellEnd"/>
      <w:r>
        <w:t xml:space="preserve"> </w:t>
      </w:r>
      <w:proofErr w:type="spellStart"/>
      <w:r>
        <w:t>thích</w:t>
      </w:r>
      <w:proofErr w:type="spellEnd"/>
    </w:p>
  </w:comment>
  <w:comment w:id="115" w:author="Mai Anh Thơ" w:date="2021-09-06T16:50:00Z" w:initials="M">
    <w:p w14:paraId="3DD35BF8" w14:textId="052DFE2B" w:rsidR="000C4EED" w:rsidRDefault="000C4EED">
      <w:pPr>
        <w:pStyle w:val="CommentText"/>
      </w:pPr>
      <w:r>
        <w:rPr>
          <w:rStyle w:val="CommentReference"/>
        </w:rPr>
        <w:annotationRef/>
      </w:r>
      <w:proofErr w:type="spellStart"/>
      <w:r>
        <w:t>Hoàn</w:t>
      </w:r>
      <w:proofErr w:type="spellEnd"/>
      <w:r>
        <w:t xml:space="preserve"> </w:t>
      </w:r>
      <w:proofErr w:type="spellStart"/>
      <w:r>
        <w:t>thiện</w:t>
      </w:r>
      <w:proofErr w:type="spellEnd"/>
    </w:p>
  </w:comment>
  <w:comment w:id="118" w:author="Mai Anh Thơ" w:date="2021-09-06T16:50:00Z" w:initials="M">
    <w:p w14:paraId="507C6613" w14:textId="6ACF61D3" w:rsidR="000C4EED" w:rsidRDefault="000C4EED">
      <w:pPr>
        <w:pStyle w:val="CommentText"/>
      </w:pPr>
      <w:r>
        <w:rPr>
          <w:rStyle w:val="CommentReference"/>
        </w:rPr>
        <w:annotationRef/>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hiện</w:t>
      </w:r>
      <w:proofErr w:type="spellEnd"/>
      <w:r>
        <w:t xml:space="preserve"> </w:t>
      </w:r>
      <w:proofErr w:type="spellStart"/>
      <w:r>
        <w:t>hành</w:t>
      </w:r>
      <w:proofErr w:type="spellEnd"/>
      <w:r>
        <w:t xml:space="preserve"> </w:t>
      </w:r>
      <w:proofErr w:type="spellStart"/>
      <w:r>
        <w:t>như</w:t>
      </w:r>
      <w:proofErr w:type="spellEnd"/>
      <w:r>
        <w:t xml:space="preserve">: </w:t>
      </w:r>
      <w:proofErr w:type="spellStart"/>
      <w:r>
        <w:t>liệt</w:t>
      </w:r>
      <w:proofErr w:type="spellEnd"/>
      <w:r>
        <w:t xml:space="preserve"> </w:t>
      </w:r>
      <w:proofErr w:type="spellStart"/>
      <w:r>
        <w:t>kê</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sử</w:t>
      </w:r>
      <w:proofErr w:type="spellEnd"/>
      <w:r>
        <w:t xml:space="preserve"> </w:t>
      </w:r>
      <w:proofErr w:type="spellStart"/>
      <w:r>
        <w:t>dụng</w:t>
      </w:r>
      <w:proofErr w:type="spellEnd"/>
      <w:r>
        <w:t>.</w:t>
      </w:r>
    </w:p>
  </w:comment>
  <w:comment w:id="129" w:author="Mai Anh Thơ" w:date="2021-09-06T16:52:00Z" w:initials="M">
    <w:p w14:paraId="5FEA8548" w14:textId="1AA1CA5A" w:rsidR="000C4EED" w:rsidRDefault="000C4EED">
      <w:pPr>
        <w:pStyle w:val="CommentText"/>
      </w:pPr>
      <w:r>
        <w:rPr>
          <w:rStyle w:val="CommentReference"/>
        </w:rPr>
        <w:annotationRef/>
      </w:r>
      <w:proofErr w:type="spellStart"/>
      <w:r>
        <w:t>Câu</w:t>
      </w:r>
      <w:proofErr w:type="spellEnd"/>
      <w:r>
        <w:t xml:space="preserve"> </w:t>
      </w:r>
      <w:proofErr w:type="spellStart"/>
      <w:r>
        <w:t>văn</w:t>
      </w:r>
      <w:proofErr w:type="spellEnd"/>
      <w:r>
        <w:t xml:space="preserve"> ý </w:t>
      </w:r>
      <w:proofErr w:type="spellStart"/>
      <w:r>
        <w:t>tứ</w:t>
      </w:r>
      <w:proofErr w:type="spellEnd"/>
      <w:r>
        <w:t xml:space="preserve"> </w:t>
      </w:r>
      <w:proofErr w:type="spellStart"/>
      <w:r>
        <w:t>lủng</w:t>
      </w:r>
      <w:proofErr w:type="spellEnd"/>
      <w:r>
        <w:t xml:space="preserve"> </w:t>
      </w:r>
      <w:proofErr w:type="spellStart"/>
      <w:r>
        <w:t>củng</w:t>
      </w:r>
      <w:proofErr w:type="spellEnd"/>
      <w:r>
        <w:t xml:space="preserve"> </w:t>
      </w:r>
      <w:proofErr w:type="spellStart"/>
      <w:r>
        <w:t>quá</w:t>
      </w:r>
      <w:proofErr w:type="spellEnd"/>
      <w:r>
        <w:t xml:space="preserve"> </w:t>
      </w:r>
      <w:proofErr w:type="spellStart"/>
      <w:r>
        <w:t>nè</w:t>
      </w:r>
      <w:proofErr w:type="spellEnd"/>
      <w:r>
        <w:t xml:space="preserve">, </w:t>
      </w:r>
      <w:proofErr w:type="spellStart"/>
      <w:r>
        <w:t>viết</w:t>
      </w:r>
      <w:proofErr w:type="spellEnd"/>
      <w:r>
        <w:t xml:space="preserve"> </w:t>
      </w:r>
      <w:proofErr w:type="spellStart"/>
      <w:r>
        <w:t>lại</w:t>
      </w:r>
      <w:proofErr w:type="spellEnd"/>
      <w:r>
        <w:t xml:space="preserve"> </w:t>
      </w:r>
      <w:proofErr w:type="spellStart"/>
      <w:r>
        <w:t>nhen</w:t>
      </w:r>
      <w:proofErr w:type="spellEnd"/>
      <w:r>
        <w:t xml:space="preserve">, </w:t>
      </w:r>
      <w:proofErr w:type="spellStart"/>
      <w:r>
        <w:t>diễn</w:t>
      </w:r>
      <w:proofErr w:type="spellEnd"/>
      <w:r>
        <w:t xml:space="preserve"> </w:t>
      </w:r>
      <w:proofErr w:type="spellStart"/>
      <w:r>
        <w:t>đạt</w:t>
      </w:r>
      <w:proofErr w:type="spellEnd"/>
      <w:r>
        <w:t xml:space="preserve"> </w:t>
      </w:r>
      <w:proofErr w:type="spellStart"/>
      <w:r>
        <w:t>rõ</w:t>
      </w:r>
      <w:proofErr w:type="spellEnd"/>
      <w:r>
        <w:t xml:space="preserve"> </w:t>
      </w:r>
      <w:proofErr w:type="spellStart"/>
      <w:r>
        <w:t>ràng</w:t>
      </w:r>
      <w:proofErr w:type="spellEnd"/>
      <w:r>
        <w:t xml:space="preserve"> ý </w:t>
      </w:r>
      <w:proofErr w:type="spellStart"/>
      <w:r>
        <w:t>hơn</w:t>
      </w:r>
      <w:proofErr w:type="spellEnd"/>
    </w:p>
  </w:comment>
  <w:comment w:id="165" w:author="Mai Anh Thơ" w:date="2021-09-06T16:55:00Z" w:initials="M">
    <w:p w14:paraId="5E6F2D75" w14:textId="5D0A9142" w:rsidR="00DC6B91" w:rsidRDefault="00DC6B91">
      <w:pPr>
        <w:pStyle w:val="CommentText"/>
      </w:pPr>
      <w:r>
        <w:rPr>
          <w:rStyle w:val="CommentReference"/>
        </w:rPr>
        <w:annotationRef/>
      </w:r>
      <w:proofErr w:type="spellStart"/>
      <w:r>
        <w:t>Các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này</w:t>
      </w:r>
      <w:proofErr w:type="spellEnd"/>
      <w:r>
        <w:t xml:space="preserve"> </w:t>
      </w:r>
      <w:proofErr w:type="spellStart"/>
      <w:r>
        <w:t>có</w:t>
      </w:r>
      <w:proofErr w:type="spellEnd"/>
      <w:r>
        <w:t xml:space="preserve"> </w:t>
      </w:r>
      <w:proofErr w:type="spellStart"/>
      <w:r>
        <w:t>mang</w:t>
      </w:r>
      <w:proofErr w:type="spellEnd"/>
      <w:r>
        <w:t xml:space="preserve"> </w:t>
      </w:r>
      <w:proofErr w:type="spellStart"/>
      <w:r>
        <w:t>tính</w:t>
      </w:r>
      <w:proofErr w:type="spellEnd"/>
      <w:r>
        <w:t xml:space="preserve"> </w:t>
      </w:r>
      <w:proofErr w:type="spellStart"/>
      <w:r>
        <w:t>chủ</w:t>
      </w:r>
      <w:proofErr w:type="spellEnd"/>
      <w:r>
        <w:t xml:space="preserve"> </w:t>
      </w:r>
      <w:proofErr w:type="spellStart"/>
      <w:r>
        <w:t>quan</w:t>
      </w:r>
      <w:proofErr w:type="spellEnd"/>
      <w:r>
        <w:t xml:space="preserve"> </w:t>
      </w:r>
      <w:proofErr w:type="spellStart"/>
      <w:r>
        <w:t>quá</w:t>
      </w:r>
      <w:proofErr w:type="spellEnd"/>
      <w:r>
        <w:t xml:space="preserve"> </w:t>
      </w:r>
      <w:proofErr w:type="spellStart"/>
      <w:r>
        <w:t>không</w:t>
      </w:r>
      <w:proofErr w:type="spellEnd"/>
      <w:r>
        <w:t xml:space="preserve"> </w:t>
      </w:r>
      <w:proofErr w:type="spellStart"/>
      <w:r>
        <w:t>các</w:t>
      </w:r>
      <w:proofErr w:type="spellEnd"/>
      <w:r>
        <w:t xml:space="preserve"> </w:t>
      </w:r>
      <w:proofErr w:type="spellStart"/>
      <w:r>
        <w:t>em</w:t>
      </w:r>
      <w:proofErr w:type="spellEnd"/>
      <w:r>
        <w:t xml:space="preserve">? </w:t>
      </w:r>
      <w:proofErr w:type="spellStart"/>
      <w:r>
        <w:t>Nên</w:t>
      </w:r>
      <w:proofErr w:type="spellEnd"/>
      <w:r>
        <w:t xml:space="preserve"> </w:t>
      </w:r>
      <w:proofErr w:type="spellStart"/>
      <w:r>
        <w:t>chăng</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cho </w:t>
      </w:r>
      <w:proofErr w:type="spellStart"/>
      <w:r>
        <w:t>các</w:t>
      </w:r>
      <w:proofErr w:type="spellEnd"/>
      <w:r>
        <w:t xml:space="preserve"> site</w:t>
      </w:r>
    </w:p>
  </w:comment>
  <w:comment w:id="180" w:author="Mai Anh Thơ" w:date="2021-09-06T16:58:00Z" w:initials="M">
    <w:p w14:paraId="2FE8B08B" w14:textId="4B11B649" w:rsidR="00DC6B91" w:rsidRDefault="00DC6B91">
      <w:pPr>
        <w:pStyle w:val="CommentText"/>
      </w:pPr>
      <w:r>
        <w:rPr>
          <w:rStyle w:val="CommentReference"/>
        </w:rPr>
        <w:annotationRef/>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nên</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Danh</w:t>
      </w:r>
      <w:proofErr w:type="spellEnd"/>
      <w:r>
        <w:t xml:space="preserve"> </w:t>
      </w:r>
      <w:proofErr w:type="spellStart"/>
      <w:r>
        <w:t>từ</w:t>
      </w:r>
      <w:proofErr w:type="spellEnd"/>
      <w:r>
        <w:t xml:space="preserve">, VD </w:t>
      </w:r>
      <w:proofErr w:type="spellStart"/>
      <w:r>
        <w:t>Tính</w:t>
      </w:r>
      <w:proofErr w:type="spellEnd"/>
      <w:r>
        <w:t xml:space="preserve"> </w:t>
      </w:r>
      <w:proofErr w:type="spellStart"/>
      <w:r>
        <w:t>tiện</w:t>
      </w:r>
      <w:proofErr w:type="spellEnd"/>
      <w:r>
        <w:t xml:space="preserve"> </w:t>
      </w:r>
      <w:proofErr w:type="spellStart"/>
      <w:r>
        <w:t>dụng</w:t>
      </w:r>
      <w:proofErr w:type="spellEnd"/>
      <w:r>
        <w:t>…</w:t>
      </w:r>
    </w:p>
  </w:comment>
  <w:comment w:id="187" w:author="Mai Anh Thơ" w:date="2021-09-06T17:08:00Z" w:initials="M">
    <w:p w14:paraId="3DA9FA48" w14:textId="64613987" w:rsidR="00217F4F" w:rsidRDefault="00217F4F">
      <w:pPr>
        <w:pStyle w:val="CommentText"/>
      </w:pPr>
      <w:r>
        <w:rPr>
          <w:rStyle w:val="CommentReference"/>
        </w:rPr>
        <w:annotationRef/>
      </w:r>
      <w:proofErr w:type="spellStart"/>
      <w:r>
        <w:t>Vầy</w:t>
      </w:r>
      <w:proofErr w:type="spellEnd"/>
      <w:r>
        <w:t xml:space="preserve"> </w:t>
      </w:r>
      <w:proofErr w:type="spellStart"/>
      <w:r>
        <w:t>có</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với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đã</w:t>
      </w:r>
      <w:proofErr w:type="spellEnd"/>
      <w:r>
        <w:t xml:space="preserve"> </w:t>
      </w:r>
      <w:proofErr w:type="spellStart"/>
      <w:r>
        <w:t>mô</w:t>
      </w:r>
      <w:proofErr w:type="spellEnd"/>
      <w:r>
        <w:t xml:space="preserve"> </w:t>
      </w:r>
      <w:proofErr w:type="spellStart"/>
      <w:r>
        <w:t>tả</w:t>
      </w:r>
      <w:proofErr w:type="spellEnd"/>
      <w:r>
        <w:t xml:space="preserve"> ở </w:t>
      </w:r>
      <w:proofErr w:type="spellStart"/>
      <w:r>
        <w:t>trên</w:t>
      </w:r>
      <w:proofErr w:type="spellEnd"/>
      <w:r>
        <w:t xml:space="preserve"> </w:t>
      </w:r>
      <w:proofErr w:type="spellStart"/>
      <w:r>
        <w:t>không</w:t>
      </w:r>
      <w:proofErr w:type="spellEnd"/>
      <w:r>
        <w:t>?</w:t>
      </w:r>
    </w:p>
  </w:comment>
  <w:comment w:id="189" w:author="Mai Anh Thơ" w:date="2021-09-06T17:09:00Z" w:initials="M">
    <w:p w14:paraId="0875642B" w14:textId="77777777" w:rsidR="00217F4F" w:rsidRDefault="00217F4F">
      <w:pPr>
        <w:pStyle w:val="CommentText"/>
      </w:pPr>
      <w:r>
        <w:rPr>
          <w:rStyle w:val="CommentReference"/>
        </w:rPr>
        <w:annotationRef/>
      </w:r>
      <w:proofErr w:type="spellStart"/>
      <w:r>
        <w:t>Phần</w:t>
      </w:r>
      <w:proofErr w:type="spellEnd"/>
      <w:r>
        <w:t xml:space="preserve"> </w:t>
      </w:r>
      <w:proofErr w:type="spellStart"/>
      <w:r>
        <w:t>này</w:t>
      </w:r>
      <w:proofErr w:type="spellEnd"/>
      <w:r>
        <w:t xml:space="preserve"> </w:t>
      </w:r>
      <w:proofErr w:type="spellStart"/>
      <w:r>
        <w:t>mô</w:t>
      </w:r>
      <w:proofErr w:type="spellEnd"/>
      <w:r>
        <w:t xml:space="preserve"> </w:t>
      </w:r>
      <w:proofErr w:type="spellStart"/>
      <w:r>
        <w:t>tả</w:t>
      </w:r>
      <w:proofErr w:type="spellEnd"/>
      <w:r>
        <w:t xml:space="preserve"> </w:t>
      </w:r>
      <w:proofErr w:type="spellStart"/>
      <w:r>
        <w:t>rõ</w:t>
      </w:r>
      <w:proofErr w:type="spellEnd"/>
      <w:r>
        <w:t xml:space="preserve"> </w:t>
      </w:r>
      <w:proofErr w:type="spellStart"/>
      <w:r>
        <w:t>các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có</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proofErr w:type="spellStart"/>
      <w:r>
        <w:t>bảng</w:t>
      </w:r>
      <w:proofErr w:type="spellEnd"/>
      <w:r>
        <w:t xml:space="preserve"> </w:t>
      </w:r>
      <w:proofErr w:type="spellStart"/>
      <w:r>
        <w:t>để</w:t>
      </w:r>
      <w:proofErr w:type="spellEnd"/>
      <w:r>
        <w:t xml:space="preserve"> </w:t>
      </w:r>
      <w:proofErr w:type="spellStart"/>
      <w:r>
        <w:t>mô</w:t>
      </w:r>
      <w:proofErr w:type="spellEnd"/>
      <w:r>
        <w:t xml:space="preserve"> </w:t>
      </w:r>
      <w:proofErr w:type="spellStart"/>
      <w:r>
        <w:t>tả</w:t>
      </w:r>
      <w:proofErr w:type="spellEnd"/>
      <w:r>
        <w:t>.</w:t>
      </w:r>
    </w:p>
    <w:p w14:paraId="3310FADD" w14:textId="77777777" w:rsidR="00217F4F" w:rsidRDefault="00217F4F">
      <w:pPr>
        <w:pStyle w:val="CommentText"/>
      </w:pPr>
    </w:p>
    <w:p w14:paraId="00E8EBC1" w14:textId="0CE3B9D0" w:rsidR="00217F4F" w:rsidRDefault="00217F4F">
      <w:pPr>
        <w:pStyle w:val="CommentText"/>
      </w:pPr>
      <w:proofErr w:type="spellStart"/>
      <w:r>
        <w:t>Viết</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rõ</w:t>
      </w:r>
      <w:proofErr w:type="spellEnd"/>
      <w:r>
        <w:t xml:space="preserve"> </w:t>
      </w:r>
      <w:proofErr w:type="spellStart"/>
      <w:r>
        <w:t>ràng</w:t>
      </w:r>
      <w:proofErr w:type="spellEnd"/>
      <w:r>
        <w:t xml:space="preserve"> </w:t>
      </w:r>
      <w:proofErr w:type="spellStart"/>
      <w:r>
        <w:t>sẽ</w:t>
      </w:r>
      <w:proofErr w:type="spellEnd"/>
      <w:r>
        <w:t xml:space="preserve"> </w:t>
      </w:r>
      <w:proofErr w:type="spellStart"/>
      <w:r>
        <w:t>giúp</w:t>
      </w:r>
      <w:proofErr w:type="spellEnd"/>
      <w:r>
        <w:t xml:space="preserve"> </w:t>
      </w:r>
      <w:proofErr w:type="spellStart"/>
      <w:r>
        <w:t>nhóm</w:t>
      </w:r>
      <w:proofErr w:type="spellEnd"/>
      <w:r>
        <w:t xml:space="preserve"> qua </w:t>
      </w:r>
      <w:proofErr w:type="spellStart"/>
      <w:r>
        <w:t>chương</w:t>
      </w:r>
      <w:proofErr w:type="spellEnd"/>
      <w:r>
        <w:t xml:space="preserve"> 3 </w:t>
      </w:r>
      <w:proofErr w:type="spellStart"/>
      <w:r>
        <w:t>làm</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nè</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BE1063" w15:done="1"/>
  <w15:commentEx w15:paraId="72E3CEB7" w15:paraIdParent="50BE1063" w15:done="1"/>
  <w15:commentEx w15:paraId="4C3B710D" w15:paraIdParent="50BE1063" w15:done="1"/>
  <w15:commentEx w15:paraId="156F0289" w15:done="1"/>
  <w15:commentEx w15:paraId="536DFE79" w15:paraIdParent="156F0289" w15:done="1"/>
  <w15:commentEx w15:paraId="035EA8B8" w15:done="0"/>
  <w15:commentEx w15:paraId="3C59B5D3" w15:done="1"/>
  <w15:commentEx w15:paraId="3DD35BF8" w15:done="1"/>
  <w15:commentEx w15:paraId="507C6613" w15:done="1"/>
  <w15:commentEx w15:paraId="5FEA8548" w15:done="0"/>
  <w15:commentEx w15:paraId="5E6F2D75" w15:done="0"/>
  <w15:commentEx w15:paraId="2FE8B08B" w15:done="0"/>
  <w15:commentEx w15:paraId="3DA9FA48" w15:done="0"/>
  <w15:commentEx w15:paraId="00E8EB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1FA3C" w16cex:dateUtc="2021-09-07T07:48:00Z"/>
  <w16cex:commentExtensible w16cex:durableId="24E1FA4B" w16cex:dateUtc="2021-09-07T07:48:00Z"/>
  <w16cex:commentExtensible w16cex:durableId="24E1F93A" w16cex:dateUtc="2021-09-07T07: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BE1063" w16cid:durableId="24E1D95A"/>
  <w16cid:commentId w16cid:paraId="72E3CEB7" w16cid:durableId="24E1FA3C"/>
  <w16cid:commentId w16cid:paraId="4C3B710D" w16cid:durableId="24E1FA4B"/>
  <w16cid:commentId w16cid:paraId="156F0289" w16cid:durableId="24E1D95B"/>
  <w16cid:commentId w16cid:paraId="536DFE79" w16cid:durableId="24E1F93A"/>
  <w16cid:commentId w16cid:paraId="035EA8B8" w16cid:durableId="24E1D95C"/>
  <w16cid:commentId w16cid:paraId="3C59B5D3" w16cid:durableId="24E1D95D"/>
  <w16cid:commentId w16cid:paraId="3DD35BF8" w16cid:durableId="24E1D95E"/>
  <w16cid:commentId w16cid:paraId="507C6613" w16cid:durableId="24E1D95F"/>
  <w16cid:commentId w16cid:paraId="5FEA8548" w16cid:durableId="24E1D960"/>
  <w16cid:commentId w16cid:paraId="5E6F2D75" w16cid:durableId="24E1D961"/>
  <w16cid:commentId w16cid:paraId="2FE8B08B" w16cid:durableId="24E1D962"/>
  <w16cid:commentId w16cid:paraId="3DA9FA48" w16cid:durableId="24E1D963"/>
  <w16cid:commentId w16cid:paraId="00E8EBC1" w16cid:durableId="24E1D9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00FDE" w14:textId="77777777" w:rsidR="00956707" w:rsidRDefault="00956707" w:rsidP="0021436B">
      <w:pPr>
        <w:spacing w:after="0" w:line="240" w:lineRule="auto"/>
      </w:pPr>
      <w:r>
        <w:separator/>
      </w:r>
    </w:p>
  </w:endnote>
  <w:endnote w:type="continuationSeparator" w:id="0">
    <w:p w14:paraId="359A390C" w14:textId="77777777" w:rsidR="00956707" w:rsidRDefault="00956707" w:rsidP="00214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645034"/>
      <w:docPartObj>
        <w:docPartGallery w:val="Page Numbers (Bottom of Page)"/>
        <w:docPartUnique/>
      </w:docPartObj>
    </w:sdtPr>
    <w:sdtEndPr>
      <w:rPr>
        <w:color w:val="7F7F7F" w:themeColor="background1" w:themeShade="7F"/>
        <w:spacing w:val="60"/>
      </w:rPr>
    </w:sdtEndPr>
    <w:sdtContent>
      <w:p w14:paraId="6C129144" w14:textId="1D8BB696" w:rsidR="000C4EED" w:rsidRDefault="000C4EED" w:rsidP="006C46C5">
        <w:pPr>
          <w:pStyle w:val="Footer"/>
          <w:pBdr>
            <w:top w:val="single" w:sz="4" w:space="1" w:color="D9D9D9" w:themeColor="background1" w:themeShade="D9"/>
          </w:pBdr>
          <w:jc w:val="cente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589092" w14:textId="77777777" w:rsidR="000C4EED" w:rsidRDefault="000C4EED" w:rsidP="000C4EE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29031" w14:textId="1AC75E9C" w:rsidR="000C4EED" w:rsidRDefault="000C4EED" w:rsidP="006C46C5">
    <w:pPr>
      <w:pStyle w:val="Footer"/>
      <w:pBdr>
        <w:top w:val="single" w:sz="4" w:space="1" w:color="D9D9D9" w:themeColor="background1" w:themeShade="D9"/>
      </w:pBdr>
      <w:jc w:val="center"/>
    </w:pPr>
  </w:p>
  <w:p w14:paraId="1A8294E6" w14:textId="77777777" w:rsidR="000C4EED" w:rsidRDefault="000C4EED" w:rsidP="000C4EE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D093B" w14:textId="77777777" w:rsidR="000C4EED" w:rsidRPr="004E170E" w:rsidRDefault="000C4EED" w:rsidP="000C4EED">
    <w:pPr>
      <w:pStyle w:val="Footer"/>
      <w:jc w:val="center"/>
      <w:rPr>
        <w:rFonts w:ascii="Times New Roman" w:hAnsi="Times New Roman" w:cs="Times New Roman"/>
        <w:sz w:val="26"/>
        <w:szCs w:val="2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DCC62" w14:textId="22CB9279" w:rsidR="000C4EED" w:rsidRDefault="000C4EED" w:rsidP="00E05B36">
    <w:pPr>
      <w:pStyle w:val="Footer"/>
      <w:jc w:val="right"/>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6438798"/>
      <w:docPartObj>
        <w:docPartGallery w:val="Page Numbers (Bottom of Page)"/>
        <w:docPartUnique/>
      </w:docPartObj>
    </w:sdtPr>
    <w:sdtEndPr>
      <w:rPr>
        <w:color w:val="7F7F7F" w:themeColor="background1" w:themeShade="7F"/>
        <w:spacing w:val="60"/>
      </w:rPr>
    </w:sdtEndPr>
    <w:sdtContent>
      <w:p w14:paraId="3DCF9BDC" w14:textId="3C051656" w:rsidR="000C4EED" w:rsidRDefault="000C4EED">
        <w:pPr>
          <w:pStyle w:val="Footer"/>
          <w:pBdr>
            <w:top w:val="single" w:sz="4" w:space="1" w:color="D9D9D9" w:themeColor="background1" w:themeShade="D9"/>
          </w:pBdr>
          <w:jc w:val="right"/>
        </w:pPr>
        <w:r>
          <w:fldChar w:fldCharType="begin"/>
        </w:r>
        <w:r>
          <w:instrText xml:space="preserve"> PAGE   \* MERGEFORMAT </w:instrText>
        </w:r>
        <w:r>
          <w:fldChar w:fldCharType="separate"/>
        </w:r>
        <w:r w:rsidR="00217F4F">
          <w:rPr>
            <w:noProof/>
          </w:rPr>
          <w:t>1</w:t>
        </w:r>
        <w:r>
          <w:rPr>
            <w:noProof/>
          </w:rPr>
          <w:fldChar w:fldCharType="end"/>
        </w:r>
        <w:r>
          <w:t xml:space="preserve"> | </w:t>
        </w:r>
        <w:r>
          <w:rPr>
            <w:color w:val="7F7F7F" w:themeColor="background1" w:themeShade="7F"/>
            <w:spacing w:val="60"/>
          </w:rPr>
          <w:t>Page</w:t>
        </w:r>
      </w:p>
    </w:sdtContent>
  </w:sdt>
  <w:p w14:paraId="47198A66" w14:textId="77777777" w:rsidR="000C4EED" w:rsidRDefault="000C4EED" w:rsidP="000C4EED">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921447"/>
      <w:docPartObj>
        <w:docPartGallery w:val="Page Numbers (Bottom of Page)"/>
        <w:docPartUnique/>
      </w:docPartObj>
    </w:sdtPr>
    <w:sdtEndPr>
      <w:rPr>
        <w:color w:val="7F7F7F" w:themeColor="background1" w:themeShade="7F"/>
        <w:spacing w:val="60"/>
      </w:rPr>
    </w:sdtEndPr>
    <w:sdtContent>
      <w:p w14:paraId="5A74C9B9" w14:textId="21DCD9A3" w:rsidR="000C4EED" w:rsidRDefault="000C4EED">
        <w:pPr>
          <w:pStyle w:val="Footer"/>
          <w:pBdr>
            <w:top w:val="single" w:sz="4" w:space="1" w:color="D9D9D9" w:themeColor="background1" w:themeShade="D9"/>
          </w:pBdr>
          <w:jc w:val="right"/>
        </w:pPr>
        <w:r>
          <w:t>CHƯƠNG 2</w:t>
        </w:r>
        <w:r>
          <w:tab/>
        </w:r>
        <w:r>
          <w:tab/>
        </w:r>
        <w:r>
          <w:fldChar w:fldCharType="begin"/>
        </w:r>
        <w:r>
          <w:instrText xml:space="preserve"> PAGE   \* MERGEFORMAT </w:instrText>
        </w:r>
        <w:r>
          <w:fldChar w:fldCharType="separate"/>
        </w:r>
        <w:r w:rsidR="00217F4F">
          <w:rPr>
            <w:noProof/>
          </w:rPr>
          <w:t>7</w:t>
        </w:r>
        <w:r>
          <w:rPr>
            <w:noProof/>
          </w:rPr>
          <w:fldChar w:fldCharType="end"/>
        </w:r>
        <w:r>
          <w:t xml:space="preserve"> | </w:t>
        </w:r>
        <w:r>
          <w:rPr>
            <w:color w:val="7F7F7F" w:themeColor="background1" w:themeShade="7F"/>
            <w:spacing w:val="60"/>
          </w:rPr>
          <w:t>Page</w:t>
        </w:r>
      </w:p>
    </w:sdtContent>
  </w:sdt>
  <w:p w14:paraId="72E4905A" w14:textId="77777777" w:rsidR="000C4EED" w:rsidRPr="004E170E" w:rsidRDefault="000C4EED" w:rsidP="000C4EED">
    <w:pPr>
      <w:pStyle w:val="Footer"/>
      <w:jc w:val="center"/>
      <w:rPr>
        <w:sz w:val="26"/>
        <w:szCs w:val="2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517986"/>
      <w:docPartObj>
        <w:docPartGallery w:val="Page Numbers (Bottom of Page)"/>
        <w:docPartUnique/>
      </w:docPartObj>
    </w:sdtPr>
    <w:sdtEndPr>
      <w:rPr>
        <w:color w:val="7F7F7F" w:themeColor="background1" w:themeShade="7F"/>
        <w:spacing w:val="60"/>
      </w:rPr>
    </w:sdtEndPr>
    <w:sdtContent>
      <w:p w14:paraId="5AA333A8" w14:textId="79FCA4F8" w:rsidR="000C4EED" w:rsidRDefault="000C4EED">
        <w:pPr>
          <w:pStyle w:val="Footer"/>
          <w:pBdr>
            <w:top w:val="single" w:sz="4" w:space="1" w:color="D9D9D9" w:themeColor="background1" w:themeShade="D9"/>
          </w:pBdr>
          <w:jc w:val="right"/>
        </w:pPr>
        <w:r>
          <w:t>CHƯƠNG 3</w:t>
        </w:r>
        <w:r>
          <w:tab/>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018973" w14:textId="77777777" w:rsidR="000C4EED" w:rsidRPr="004E170E" w:rsidRDefault="000C4EED" w:rsidP="000C4EED">
    <w:pPr>
      <w:pStyle w:val="Footer"/>
      <w:jc w:val="center"/>
      <w:rPr>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0D2AD" w14:textId="77777777" w:rsidR="00956707" w:rsidRDefault="00956707" w:rsidP="0021436B">
      <w:pPr>
        <w:spacing w:after="0" w:line="240" w:lineRule="auto"/>
      </w:pPr>
      <w:r>
        <w:separator/>
      </w:r>
    </w:p>
  </w:footnote>
  <w:footnote w:type="continuationSeparator" w:id="0">
    <w:p w14:paraId="132E96E1" w14:textId="77777777" w:rsidR="00956707" w:rsidRDefault="00956707" w:rsidP="002143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0C653" w14:textId="74134448" w:rsidR="000C4EED" w:rsidRDefault="000C4EED">
    <w:pPr>
      <w:pStyle w:val="Header"/>
    </w:pPr>
    <w:r>
      <w:tab/>
    </w:r>
  </w:p>
  <w:p w14:paraId="222F67BB" w14:textId="77777777" w:rsidR="000C4EED" w:rsidRDefault="000C4E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8ED84" w14:textId="25E4325D" w:rsidR="000C4EED" w:rsidRPr="00311FD5" w:rsidRDefault="000C4EED" w:rsidP="00907099">
    <w:pPr>
      <w:pStyle w:val="Header"/>
      <w:tabs>
        <w:tab w:val="clear" w:pos="4680"/>
        <w:tab w:val="clear" w:pos="9360"/>
        <w:tab w:val="left" w:pos="2400"/>
      </w:tabs>
      <w:rPr>
        <w:rFonts w:ascii="Times New Roman" w:hAnsi="Times New Roman" w:cs="Times New Roman"/>
        <w:sz w:val="26"/>
        <w:szCs w:val="26"/>
      </w:rPr>
    </w:pPr>
    <w:r w:rsidRPr="00311FD5">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1CD66574" wp14:editId="67FEC185">
              <wp:simplePos x="0" y="0"/>
              <wp:positionH relativeFrom="margin">
                <wp:align>left</wp:align>
              </wp:positionH>
              <wp:positionV relativeFrom="paragraph">
                <wp:posOffset>194310</wp:posOffset>
              </wp:positionV>
              <wp:extent cx="576262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EFADDE" id="Straight Connector 41"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15.3pt" to="453.7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" strokecolor="black [3200]" strokeweight=".5pt">
              <v:stroke joinstyle="miter"/>
              <w10:wrap anchorx="margin"/>
            </v:line>
          </w:pict>
        </mc:Fallback>
      </mc:AlternateConten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p>
  <w:p w14:paraId="72928554" w14:textId="77777777" w:rsidR="000C4EED" w:rsidRDefault="000C4E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02C05" w14:textId="77777777" w:rsidR="000C4EED" w:rsidRPr="00311FD5" w:rsidRDefault="000C4EED" w:rsidP="00907099">
    <w:pPr>
      <w:pStyle w:val="Header"/>
      <w:tabs>
        <w:tab w:val="clear" w:pos="4680"/>
        <w:tab w:val="clear" w:pos="9360"/>
        <w:tab w:val="left" w:pos="2400"/>
      </w:tabs>
      <w:rPr>
        <w:rFonts w:ascii="Times New Roman" w:hAnsi="Times New Roman" w:cs="Times New Roman"/>
        <w:sz w:val="26"/>
        <w:szCs w:val="26"/>
      </w:rPr>
    </w:pPr>
    <w:r w:rsidRPr="00311FD5">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3A7A0BFD" wp14:editId="772ACA2A">
              <wp:simplePos x="0" y="0"/>
              <wp:positionH relativeFrom="margin">
                <wp:align>left</wp:align>
              </wp:positionH>
              <wp:positionV relativeFrom="paragraph">
                <wp:posOffset>194310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95A40D" id="Straight Connector 7"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5.3pt" to="453.7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" strokecolor="black [3200]" strokeweight=".5pt">
              <v:stroke joinstyle="miter"/>
              <w10:wrap anchorx="margin"/>
            </v:line>
          </w:pict>
        </mc:Fallback>
      </mc:AlternateConten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p>
  <w:p w14:paraId="4F458E89" w14:textId="77777777" w:rsidR="000C4EED" w:rsidRDefault="000C4E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1"/>
    <w:multiLevelType w:val="hybridMultilevel"/>
    <w:tmpl w:val="05BAF766"/>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7F02731"/>
    <w:multiLevelType w:val="multilevel"/>
    <w:tmpl w:val="91AE5D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E90076"/>
    <w:multiLevelType w:val="hybridMultilevel"/>
    <w:tmpl w:val="D7F2F62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FCD6ABD"/>
    <w:multiLevelType w:val="hybridMultilevel"/>
    <w:tmpl w:val="5C1E4F6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42B74A8"/>
    <w:multiLevelType w:val="hybridMultilevel"/>
    <w:tmpl w:val="2104FAF8"/>
    <w:lvl w:ilvl="0" w:tplc="409285A4">
      <w:numFmt w:val="bullet"/>
      <w:lvlText w:val="+"/>
      <w:lvlJc w:val="left"/>
      <w:pPr>
        <w:ind w:left="2160" w:hanging="360"/>
      </w:pPr>
      <w:rPr>
        <w:rFonts w:ascii="Times New Roman" w:eastAsiaTheme="minorHAnsi"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14FE77AE"/>
    <w:multiLevelType w:val="hybridMultilevel"/>
    <w:tmpl w:val="5B7E73CA"/>
    <w:lvl w:ilvl="0" w:tplc="821614DA">
      <w:start w:val="1"/>
      <w:numFmt w:val="bullet"/>
      <w:lvlText w:val="-"/>
      <w:lvlJc w:val="left"/>
      <w:pPr>
        <w:ind w:left="720" w:hanging="360"/>
      </w:pPr>
      <w:rPr>
        <w:rFonts w:ascii=".VnTime" w:hAnsi=".VnTime"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C2D24E8"/>
    <w:multiLevelType w:val="hybridMultilevel"/>
    <w:tmpl w:val="0CD230D8"/>
    <w:lvl w:ilvl="0" w:tplc="821614DA">
      <w:start w:val="1"/>
      <w:numFmt w:val="bullet"/>
      <w:lvlText w:val="-"/>
      <w:lvlJc w:val="left"/>
      <w:pPr>
        <w:ind w:left="720" w:hanging="360"/>
      </w:pPr>
      <w:rPr>
        <w:rFonts w:ascii=".VnTime" w:hAnsi=".VnTime"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EC513C0"/>
    <w:multiLevelType w:val="hybridMultilevel"/>
    <w:tmpl w:val="AA308704"/>
    <w:lvl w:ilvl="0" w:tplc="821614DA">
      <w:start w:val="1"/>
      <w:numFmt w:val="bullet"/>
      <w:lvlText w:val="-"/>
      <w:lvlJc w:val="left"/>
      <w:pPr>
        <w:ind w:left="720" w:hanging="360"/>
      </w:pPr>
      <w:rPr>
        <w:rFonts w:ascii=".VnTime" w:hAnsi=".VnTime"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20486F"/>
    <w:multiLevelType w:val="multilevel"/>
    <w:tmpl w:val="2BD6F4F6"/>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ED069B"/>
    <w:multiLevelType w:val="multilevel"/>
    <w:tmpl w:val="2D7065A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CD2336"/>
    <w:multiLevelType w:val="multilevel"/>
    <w:tmpl w:val="13DAF07C"/>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943903"/>
    <w:multiLevelType w:val="multilevel"/>
    <w:tmpl w:val="CD2A551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1B7306"/>
    <w:multiLevelType w:val="hybridMultilevel"/>
    <w:tmpl w:val="06809EE0"/>
    <w:lvl w:ilvl="0" w:tplc="821614DA">
      <w:start w:val="1"/>
      <w:numFmt w:val="bullet"/>
      <w:lvlText w:val="-"/>
      <w:lvlJc w:val="left"/>
      <w:pPr>
        <w:ind w:left="720" w:hanging="360"/>
      </w:pPr>
      <w:rPr>
        <w:rFonts w:ascii=".VnTime" w:hAnsi=".VnTim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E637B6"/>
    <w:multiLevelType w:val="hybridMultilevel"/>
    <w:tmpl w:val="DA7444F0"/>
    <w:lvl w:ilvl="0" w:tplc="409285A4">
      <w:numFmt w:val="bullet"/>
      <w:lvlText w:val="+"/>
      <w:lvlJc w:val="left"/>
      <w:pPr>
        <w:ind w:left="2160" w:hanging="360"/>
      </w:pPr>
      <w:rPr>
        <w:rFonts w:ascii="Times New Roman" w:eastAsiaTheme="minorHAnsi"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34055E4D"/>
    <w:multiLevelType w:val="multilevel"/>
    <w:tmpl w:val="FBA69B2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5E25840"/>
    <w:multiLevelType w:val="hybridMultilevel"/>
    <w:tmpl w:val="CB180CA8"/>
    <w:lvl w:ilvl="0" w:tplc="821614DA">
      <w:start w:val="1"/>
      <w:numFmt w:val="bullet"/>
      <w:lvlText w:val="-"/>
      <w:lvlJc w:val="left"/>
      <w:pPr>
        <w:ind w:left="720" w:hanging="360"/>
      </w:pPr>
      <w:rPr>
        <w:rFonts w:ascii=".VnTime" w:hAnsi=".VnTime"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DCC08A1"/>
    <w:multiLevelType w:val="hybridMultilevel"/>
    <w:tmpl w:val="5226E22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F3A4294"/>
    <w:multiLevelType w:val="hybridMultilevel"/>
    <w:tmpl w:val="C5C49868"/>
    <w:lvl w:ilvl="0" w:tplc="821614DA">
      <w:start w:val="1"/>
      <w:numFmt w:val="bullet"/>
      <w:lvlText w:val="-"/>
      <w:lvlJc w:val="left"/>
      <w:pPr>
        <w:ind w:left="720" w:hanging="360"/>
      </w:pPr>
      <w:rPr>
        <w:rFonts w:ascii=".VnTime" w:hAnsi=".VnTime"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3F3B51"/>
    <w:multiLevelType w:val="hybridMultilevel"/>
    <w:tmpl w:val="9BC69EA0"/>
    <w:lvl w:ilvl="0" w:tplc="821614DA">
      <w:start w:val="1"/>
      <w:numFmt w:val="bullet"/>
      <w:lvlText w:val="-"/>
      <w:lvlJc w:val="left"/>
      <w:pPr>
        <w:ind w:left="720" w:hanging="360"/>
      </w:pPr>
      <w:rPr>
        <w:rFonts w:ascii=".VnTime" w:hAnsi=".VnTime"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3AC5634"/>
    <w:multiLevelType w:val="multilevel"/>
    <w:tmpl w:val="C81A3068"/>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68F0F6D"/>
    <w:multiLevelType w:val="hybridMultilevel"/>
    <w:tmpl w:val="FE9C6A4C"/>
    <w:lvl w:ilvl="0" w:tplc="C25A99E8">
      <w:start w:val="1"/>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6C662FA"/>
    <w:multiLevelType w:val="hybridMultilevel"/>
    <w:tmpl w:val="CB6C7DC2"/>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5BE0F45"/>
    <w:multiLevelType w:val="multilevel"/>
    <w:tmpl w:val="013E154E"/>
    <w:lvl w:ilvl="0">
      <w:start w:val="1"/>
      <w:numFmt w:val="decimal"/>
      <w:lvlText w:val="%1."/>
      <w:lvlJc w:val="left"/>
      <w:pPr>
        <w:ind w:left="585" w:hanging="585"/>
      </w:pPr>
      <w:rPr>
        <w:rFonts w:hint="default"/>
      </w:rPr>
    </w:lvl>
    <w:lvl w:ilvl="1">
      <w:start w:val="1"/>
      <w:numFmt w:val="decimal"/>
      <w:lvlText w:val="%1.%2."/>
      <w:lvlJc w:val="left"/>
      <w:pPr>
        <w:ind w:left="765" w:hanging="72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160" w:hanging="1800"/>
      </w:pPr>
      <w:rPr>
        <w:rFonts w:hint="default"/>
      </w:rPr>
    </w:lvl>
  </w:abstractNum>
  <w:abstractNum w:abstractNumId="23" w15:restartNumberingAfterBreak="0">
    <w:nsid w:val="56164BBE"/>
    <w:multiLevelType w:val="multilevel"/>
    <w:tmpl w:val="16DC36E6"/>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076664A"/>
    <w:multiLevelType w:val="hybridMultilevel"/>
    <w:tmpl w:val="EA380CAA"/>
    <w:lvl w:ilvl="0" w:tplc="821614DA">
      <w:start w:val="1"/>
      <w:numFmt w:val="bullet"/>
      <w:lvlText w:val="-"/>
      <w:lvlJc w:val="left"/>
      <w:pPr>
        <w:ind w:left="720" w:hanging="360"/>
      </w:pPr>
      <w:rPr>
        <w:rFonts w:ascii=".VnTime" w:hAnsi=".VnTime"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1460CA9"/>
    <w:multiLevelType w:val="hybridMultilevel"/>
    <w:tmpl w:val="E5BAC410"/>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76B359B"/>
    <w:multiLevelType w:val="multilevel"/>
    <w:tmpl w:val="53FA13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183067D"/>
    <w:multiLevelType w:val="hybridMultilevel"/>
    <w:tmpl w:val="12140876"/>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15"/>
  </w:num>
  <w:num w:numId="4">
    <w:abstractNumId w:val="5"/>
  </w:num>
  <w:num w:numId="5">
    <w:abstractNumId w:val="7"/>
  </w:num>
  <w:num w:numId="6">
    <w:abstractNumId w:val="18"/>
  </w:num>
  <w:num w:numId="7">
    <w:abstractNumId w:val="17"/>
  </w:num>
  <w:num w:numId="8">
    <w:abstractNumId w:val="16"/>
  </w:num>
  <w:num w:numId="9">
    <w:abstractNumId w:val="3"/>
  </w:num>
  <w:num w:numId="10">
    <w:abstractNumId w:val="2"/>
  </w:num>
  <w:num w:numId="11">
    <w:abstractNumId w:val="27"/>
  </w:num>
  <w:num w:numId="12">
    <w:abstractNumId w:val="25"/>
  </w:num>
  <w:num w:numId="13">
    <w:abstractNumId w:val="21"/>
  </w:num>
  <w:num w:numId="14">
    <w:abstractNumId w:val="20"/>
  </w:num>
  <w:num w:numId="15">
    <w:abstractNumId w:val="4"/>
  </w:num>
  <w:num w:numId="16">
    <w:abstractNumId w:val="13"/>
  </w:num>
  <w:num w:numId="17">
    <w:abstractNumId w:val="0"/>
  </w:num>
  <w:num w:numId="18">
    <w:abstractNumId w:val="11"/>
  </w:num>
  <w:num w:numId="19">
    <w:abstractNumId w:val="14"/>
  </w:num>
  <w:num w:numId="20">
    <w:abstractNumId w:val="26"/>
  </w:num>
  <w:num w:numId="21">
    <w:abstractNumId w:val="9"/>
  </w:num>
  <w:num w:numId="22">
    <w:abstractNumId w:val="1"/>
  </w:num>
  <w:num w:numId="23">
    <w:abstractNumId w:val="22"/>
  </w:num>
  <w:num w:numId="24">
    <w:abstractNumId w:val="23"/>
  </w:num>
  <w:num w:numId="25">
    <w:abstractNumId w:val="8"/>
  </w:num>
  <w:num w:numId="26">
    <w:abstractNumId w:val="10"/>
  </w:num>
  <w:num w:numId="27">
    <w:abstractNumId w:val="19"/>
  </w:num>
  <w:num w:numId="2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 Anh Thơ">
    <w15:presenceInfo w15:providerId="Windows Live" w15:userId="4b5d21a5c56d2935"/>
  </w15:person>
  <w15:person w15:author="Đình Long Nguyễn">
    <w15:presenceInfo w15:providerId="Windows Live" w15:userId="7f748ead93f7f8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36B"/>
    <w:rsid w:val="0007794C"/>
    <w:rsid w:val="00082799"/>
    <w:rsid w:val="000C4EED"/>
    <w:rsid w:val="000C799A"/>
    <w:rsid w:val="00120A3D"/>
    <w:rsid w:val="001221ED"/>
    <w:rsid w:val="00133B47"/>
    <w:rsid w:val="001D611C"/>
    <w:rsid w:val="0021436B"/>
    <w:rsid w:val="00217F4F"/>
    <w:rsid w:val="00245FFF"/>
    <w:rsid w:val="0025092B"/>
    <w:rsid w:val="002A75C3"/>
    <w:rsid w:val="003134E0"/>
    <w:rsid w:val="00323C41"/>
    <w:rsid w:val="0037040A"/>
    <w:rsid w:val="0048213A"/>
    <w:rsid w:val="00496490"/>
    <w:rsid w:val="004E170E"/>
    <w:rsid w:val="00507083"/>
    <w:rsid w:val="00550374"/>
    <w:rsid w:val="00571508"/>
    <w:rsid w:val="005B075D"/>
    <w:rsid w:val="00600572"/>
    <w:rsid w:val="0067148A"/>
    <w:rsid w:val="006C34DA"/>
    <w:rsid w:val="006C46C5"/>
    <w:rsid w:val="006C5ABB"/>
    <w:rsid w:val="006E30B9"/>
    <w:rsid w:val="0072643D"/>
    <w:rsid w:val="00741310"/>
    <w:rsid w:val="0075518A"/>
    <w:rsid w:val="00756CDF"/>
    <w:rsid w:val="00761A0D"/>
    <w:rsid w:val="007A2E3D"/>
    <w:rsid w:val="007E0E5E"/>
    <w:rsid w:val="00803063"/>
    <w:rsid w:val="00814547"/>
    <w:rsid w:val="00907099"/>
    <w:rsid w:val="009544A6"/>
    <w:rsid w:val="00956707"/>
    <w:rsid w:val="00A65F32"/>
    <w:rsid w:val="00A965B1"/>
    <w:rsid w:val="00B00CB7"/>
    <w:rsid w:val="00BD4533"/>
    <w:rsid w:val="00C02F22"/>
    <w:rsid w:val="00C94161"/>
    <w:rsid w:val="00D673B7"/>
    <w:rsid w:val="00DC6B91"/>
    <w:rsid w:val="00DF2724"/>
    <w:rsid w:val="00E05B36"/>
    <w:rsid w:val="00E437E2"/>
    <w:rsid w:val="00EE7036"/>
    <w:rsid w:val="00F11C2C"/>
    <w:rsid w:val="00F16A7E"/>
    <w:rsid w:val="00F329C0"/>
    <w:rsid w:val="00FD1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BFFF8D"/>
  <w15:chartTrackingRefBased/>
  <w15:docId w15:val="{099E6434-97FB-435B-8B26-187F3C4EF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724"/>
  </w:style>
  <w:style w:type="paragraph" w:styleId="Heading1">
    <w:name w:val="heading 1"/>
    <w:basedOn w:val="Normal"/>
    <w:next w:val="Normal"/>
    <w:link w:val="Heading1Char"/>
    <w:uiPriority w:val="9"/>
    <w:qFormat/>
    <w:rsid w:val="0025092B"/>
    <w:pPr>
      <w:keepNext/>
      <w:keepLines/>
      <w:spacing w:before="240" w:line="288" w:lineRule="auto"/>
      <w:jc w:val="center"/>
      <w:outlineLvl w:val="0"/>
    </w:pPr>
    <w:rPr>
      <w:rFonts w:ascii="Times New Roman" w:eastAsiaTheme="majorEastAsia" w:hAnsi="Times New Roman" w:cs="Times New Roman"/>
      <w:b/>
      <w:color w:val="000000" w:themeColor="text1"/>
      <w:sz w:val="32"/>
      <w:szCs w:val="32"/>
      <w:lang w:val="vi-VN" w:eastAsia="ja-JP"/>
    </w:rPr>
  </w:style>
  <w:style w:type="paragraph" w:styleId="Heading2">
    <w:name w:val="heading 2"/>
    <w:basedOn w:val="Normal"/>
    <w:next w:val="Normal"/>
    <w:link w:val="Heading2Char"/>
    <w:uiPriority w:val="9"/>
    <w:unhideWhenUsed/>
    <w:qFormat/>
    <w:rsid w:val="001221ED"/>
    <w:pPr>
      <w:keepNext/>
      <w:keepLines/>
      <w:spacing w:before="40" w:after="0" w:line="288" w:lineRule="auto"/>
      <w:outlineLvl w:val="1"/>
    </w:pPr>
    <w:rPr>
      <w:rFonts w:ascii="Times New Roman" w:eastAsiaTheme="majorEastAsia" w:hAnsi="Times New Roman" w:cs="Times New Roman"/>
      <w:b/>
      <w:color w:val="000000"/>
      <w:sz w:val="26"/>
      <w:szCs w:val="26"/>
      <w:lang w:eastAsia="ja-JP"/>
    </w:rPr>
  </w:style>
  <w:style w:type="paragraph" w:styleId="Heading3">
    <w:name w:val="heading 3"/>
    <w:basedOn w:val="Normal"/>
    <w:next w:val="Normal"/>
    <w:link w:val="Heading3Char"/>
    <w:uiPriority w:val="9"/>
    <w:unhideWhenUsed/>
    <w:qFormat/>
    <w:rsid w:val="001221ED"/>
    <w:pPr>
      <w:outlineLvl w:val="2"/>
    </w:pPr>
    <w:rPr>
      <w:rFonts w:ascii="Times New Roman" w:hAnsi="Times New Roman" w:cs="Times New Roman"/>
      <w:b/>
      <w:bCs/>
      <w:sz w:val="26"/>
      <w:szCs w:val="26"/>
    </w:rPr>
  </w:style>
  <w:style w:type="paragraph" w:styleId="Heading4">
    <w:name w:val="heading 4"/>
    <w:basedOn w:val="Normal"/>
    <w:next w:val="Normal"/>
    <w:link w:val="Heading4Char"/>
    <w:uiPriority w:val="9"/>
    <w:unhideWhenUsed/>
    <w:qFormat/>
    <w:rsid w:val="00814547"/>
    <w:pPr>
      <w:ind w:firstLine="720"/>
      <w:jc w:val="center"/>
      <w:outlineLvl w:val="3"/>
    </w:pPr>
    <w:rPr>
      <w:rFonts w:ascii="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21436B"/>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21436B"/>
  </w:style>
  <w:style w:type="paragraph" w:styleId="Footer">
    <w:name w:val="footer"/>
    <w:basedOn w:val="Normal"/>
    <w:link w:val="FooterChar"/>
    <w:uiPriority w:val="99"/>
    <w:unhideWhenUsed/>
    <w:qFormat/>
    <w:rsid w:val="0021436B"/>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21436B"/>
  </w:style>
  <w:style w:type="character" w:customStyle="1" w:styleId="Heading1Char">
    <w:name w:val="Heading 1 Char"/>
    <w:basedOn w:val="DefaultParagraphFont"/>
    <w:link w:val="Heading1"/>
    <w:uiPriority w:val="9"/>
    <w:rsid w:val="0025092B"/>
    <w:rPr>
      <w:rFonts w:ascii="Times New Roman" w:eastAsiaTheme="majorEastAsia" w:hAnsi="Times New Roman" w:cs="Times New Roman"/>
      <w:b/>
      <w:color w:val="000000" w:themeColor="text1"/>
      <w:sz w:val="32"/>
      <w:szCs w:val="32"/>
      <w:lang w:val="vi-VN" w:eastAsia="ja-JP"/>
    </w:rPr>
  </w:style>
  <w:style w:type="character" w:customStyle="1" w:styleId="fontstyle01">
    <w:name w:val="fontstyle01"/>
    <w:basedOn w:val="DefaultParagraphFont"/>
    <w:rsid w:val="0021436B"/>
    <w:rPr>
      <w:rFonts w:ascii="Times New Roman" w:hAnsi="Times New Roman" w:cs="Times New Roman" w:hint="default"/>
      <w:b/>
      <w:bCs/>
      <w:color w:val="000000"/>
      <w:sz w:val="24"/>
      <w:szCs w:val="24"/>
    </w:rPr>
  </w:style>
  <w:style w:type="paragraph" w:styleId="ListParagraph">
    <w:name w:val="List Paragraph"/>
    <w:aliases w:val="my text"/>
    <w:basedOn w:val="Normal"/>
    <w:link w:val="ListParagraphChar"/>
    <w:uiPriority w:val="34"/>
    <w:qFormat/>
    <w:rsid w:val="00DF2724"/>
    <w:pPr>
      <w:ind w:left="720"/>
      <w:contextualSpacing/>
    </w:pPr>
  </w:style>
  <w:style w:type="table" w:styleId="TableGrid">
    <w:name w:val="Table Grid"/>
    <w:basedOn w:val="TableNormal"/>
    <w:uiPriority w:val="39"/>
    <w:rsid w:val="006C3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my text Char"/>
    <w:link w:val="ListParagraph"/>
    <w:uiPriority w:val="34"/>
    <w:rsid w:val="00133B47"/>
  </w:style>
  <w:style w:type="character" w:customStyle="1" w:styleId="Heading2Char">
    <w:name w:val="Heading 2 Char"/>
    <w:basedOn w:val="DefaultParagraphFont"/>
    <w:link w:val="Heading2"/>
    <w:uiPriority w:val="9"/>
    <w:rsid w:val="001221ED"/>
    <w:rPr>
      <w:rFonts w:ascii="Times New Roman" w:eastAsiaTheme="majorEastAsia" w:hAnsi="Times New Roman" w:cs="Times New Roman"/>
      <w:b/>
      <w:color w:val="000000"/>
      <w:sz w:val="26"/>
      <w:szCs w:val="26"/>
      <w:lang w:eastAsia="ja-JP"/>
    </w:rPr>
  </w:style>
  <w:style w:type="paragraph" w:styleId="Caption">
    <w:name w:val="caption"/>
    <w:basedOn w:val="Normal"/>
    <w:next w:val="Normal"/>
    <w:link w:val="CaptionChar"/>
    <w:uiPriority w:val="35"/>
    <w:unhideWhenUsed/>
    <w:qFormat/>
    <w:rsid w:val="00323C4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5092B"/>
    <w:pPr>
      <w:spacing w:after="0"/>
      <w:outlineLvl w:val="9"/>
    </w:pPr>
    <w:rPr>
      <w:lang w:eastAsia="en-US"/>
    </w:rPr>
  </w:style>
  <w:style w:type="paragraph" w:styleId="TOC1">
    <w:name w:val="toc 1"/>
    <w:basedOn w:val="Normal"/>
    <w:next w:val="Normal"/>
    <w:autoRedefine/>
    <w:uiPriority w:val="39"/>
    <w:unhideWhenUsed/>
    <w:rsid w:val="0025092B"/>
    <w:pPr>
      <w:spacing w:after="100"/>
    </w:pPr>
  </w:style>
  <w:style w:type="paragraph" w:styleId="TOC2">
    <w:name w:val="toc 2"/>
    <w:basedOn w:val="Normal"/>
    <w:next w:val="Normal"/>
    <w:autoRedefine/>
    <w:uiPriority w:val="39"/>
    <w:unhideWhenUsed/>
    <w:rsid w:val="0025092B"/>
    <w:pPr>
      <w:spacing w:after="100"/>
      <w:ind w:left="220"/>
    </w:pPr>
  </w:style>
  <w:style w:type="character" w:styleId="Hyperlink">
    <w:name w:val="Hyperlink"/>
    <w:basedOn w:val="DefaultParagraphFont"/>
    <w:uiPriority w:val="99"/>
    <w:unhideWhenUsed/>
    <w:rsid w:val="0025092B"/>
    <w:rPr>
      <w:color w:val="0563C1" w:themeColor="hyperlink"/>
      <w:u w:val="single"/>
    </w:rPr>
  </w:style>
  <w:style w:type="character" w:customStyle="1" w:styleId="Heading3Char">
    <w:name w:val="Heading 3 Char"/>
    <w:basedOn w:val="DefaultParagraphFont"/>
    <w:link w:val="Heading3"/>
    <w:uiPriority w:val="9"/>
    <w:rsid w:val="001221ED"/>
    <w:rPr>
      <w:rFonts w:ascii="Times New Roman" w:hAnsi="Times New Roman" w:cs="Times New Roman"/>
      <w:b/>
      <w:bCs/>
      <w:sz w:val="26"/>
      <w:szCs w:val="26"/>
    </w:rPr>
  </w:style>
  <w:style w:type="paragraph" w:styleId="TOC3">
    <w:name w:val="toc 3"/>
    <w:basedOn w:val="Normal"/>
    <w:next w:val="Normal"/>
    <w:autoRedefine/>
    <w:uiPriority w:val="39"/>
    <w:unhideWhenUsed/>
    <w:rsid w:val="001221ED"/>
    <w:pPr>
      <w:spacing w:after="100"/>
      <w:ind w:left="440"/>
    </w:pPr>
  </w:style>
  <w:style w:type="character" w:customStyle="1" w:styleId="Heading4Char">
    <w:name w:val="Heading 4 Char"/>
    <w:basedOn w:val="DefaultParagraphFont"/>
    <w:link w:val="Heading4"/>
    <w:uiPriority w:val="9"/>
    <w:rsid w:val="00814547"/>
    <w:rPr>
      <w:rFonts w:ascii="Times New Roman" w:hAnsi="Times New Roman" w:cs="Times New Roman"/>
      <w:b/>
      <w:bCs/>
      <w:sz w:val="26"/>
      <w:szCs w:val="26"/>
    </w:rPr>
  </w:style>
  <w:style w:type="paragraph" w:styleId="Title">
    <w:name w:val="Title"/>
    <w:basedOn w:val="Heading4"/>
    <w:next w:val="Normal"/>
    <w:link w:val="TitleChar"/>
    <w:uiPriority w:val="10"/>
    <w:qFormat/>
    <w:rsid w:val="00814547"/>
  </w:style>
  <w:style w:type="character" w:customStyle="1" w:styleId="TitleChar">
    <w:name w:val="Title Char"/>
    <w:basedOn w:val="DefaultParagraphFont"/>
    <w:link w:val="Title"/>
    <w:uiPriority w:val="10"/>
    <w:rsid w:val="00814547"/>
    <w:rPr>
      <w:rFonts w:ascii="Times New Roman" w:hAnsi="Times New Roman" w:cs="Times New Roman"/>
      <w:b/>
      <w:bCs/>
      <w:sz w:val="26"/>
      <w:szCs w:val="26"/>
    </w:rPr>
  </w:style>
  <w:style w:type="paragraph" w:styleId="Subtitle">
    <w:name w:val="Subtitle"/>
    <w:basedOn w:val="Normal"/>
    <w:next w:val="Normal"/>
    <w:link w:val="SubtitleChar"/>
    <w:uiPriority w:val="11"/>
    <w:qFormat/>
    <w:rsid w:val="008145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14547"/>
    <w:rPr>
      <w:rFonts w:eastAsiaTheme="minorEastAsia"/>
      <w:color w:val="5A5A5A" w:themeColor="text1" w:themeTint="A5"/>
      <w:spacing w:val="15"/>
    </w:rPr>
  </w:style>
  <w:style w:type="paragraph" w:styleId="TableofFigures">
    <w:name w:val="table of figures"/>
    <w:basedOn w:val="Normal"/>
    <w:next w:val="Normal"/>
    <w:uiPriority w:val="99"/>
    <w:unhideWhenUsed/>
    <w:rsid w:val="00814547"/>
    <w:pPr>
      <w:spacing w:after="0"/>
    </w:pPr>
  </w:style>
  <w:style w:type="paragraph" w:customStyle="1" w:styleId="Figure">
    <w:name w:val="Figure"/>
    <w:basedOn w:val="Caption"/>
    <w:link w:val="FigureChar"/>
    <w:qFormat/>
    <w:rsid w:val="00814547"/>
  </w:style>
  <w:style w:type="character" w:styleId="CommentReference">
    <w:name w:val="annotation reference"/>
    <w:basedOn w:val="DefaultParagraphFont"/>
    <w:uiPriority w:val="99"/>
    <w:semiHidden/>
    <w:unhideWhenUsed/>
    <w:rsid w:val="0037040A"/>
    <w:rPr>
      <w:sz w:val="16"/>
      <w:szCs w:val="16"/>
    </w:rPr>
  </w:style>
  <w:style w:type="character" w:customStyle="1" w:styleId="CaptionChar">
    <w:name w:val="Caption Char"/>
    <w:basedOn w:val="DefaultParagraphFont"/>
    <w:link w:val="Caption"/>
    <w:uiPriority w:val="35"/>
    <w:rsid w:val="00814547"/>
    <w:rPr>
      <w:i/>
      <w:iCs/>
      <w:color w:val="44546A" w:themeColor="text2"/>
      <w:sz w:val="18"/>
      <w:szCs w:val="18"/>
    </w:rPr>
  </w:style>
  <w:style w:type="character" w:customStyle="1" w:styleId="FigureChar">
    <w:name w:val="Figure Char"/>
    <w:basedOn w:val="CaptionChar"/>
    <w:link w:val="Figure"/>
    <w:rsid w:val="00814547"/>
    <w:rPr>
      <w:i/>
      <w:iCs/>
      <w:color w:val="44546A" w:themeColor="text2"/>
      <w:sz w:val="18"/>
      <w:szCs w:val="18"/>
    </w:rPr>
  </w:style>
  <w:style w:type="paragraph" w:styleId="CommentText">
    <w:name w:val="annotation text"/>
    <w:basedOn w:val="Normal"/>
    <w:link w:val="CommentTextChar"/>
    <w:uiPriority w:val="99"/>
    <w:semiHidden/>
    <w:unhideWhenUsed/>
    <w:rsid w:val="0037040A"/>
    <w:pPr>
      <w:spacing w:line="240" w:lineRule="auto"/>
    </w:pPr>
    <w:rPr>
      <w:sz w:val="20"/>
      <w:szCs w:val="20"/>
    </w:rPr>
  </w:style>
  <w:style w:type="character" w:customStyle="1" w:styleId="CommentTextChar">
    <w:name w:val="Comment Text Char"/>
    <w:basedOn w:val="DefaultParagraphFont"/>
    <w:link w:val="CommentText"/>
    <w:uiPriority w:val="99"/>
    <w:semiHidden/>
    <w:rsid w:val="0037040A"/>
    <w:rPr>
      <w:sz w:val="20"/>
      <w:szCs w:val="20"/>
    </w:rPr>
  </w:style>
  <w:style w:type="paragraph" w:styleId="CommentSubject">
    <w:name w:val="annotation subject"/>
    <w:basedOn w:val="CommentText"/>
    <w:next w:val="CommentText"/>
    <w:link w:val="CommentSubjectChar"/>
    <w:uiPriority w:val="99"/>
    <w:semiHidden/>
    <w:unhideWhenUsed/>
    <w:rsid w:val="0037040A"/>
    <w:rPr>
      <w:b/>
      <w:bCs/>
    </w:rPr>
  </w:style>
  <w:style w:type="character" w:customStyle="1" w:styleId="CommentSubjectChar">
    <w:name w:val="Comment Subject Char"/>
    <w:basedOn w:val="CommentTextChar"/>
    <w:link w:val="CommentSubject"/>
    <w:uiPriority w:val="99"/>
    <w:semiHidden/>
    <w:rsid w:val="0037040A"/>
    <w:rPr>
      <w:b/>
      <w:bCs/>
      <w:sz w:val="20"/>
      <w:szCs w:val="20"/>
    </w:rPr>
  </w:style>
  <w:style w:type="paragraph" w:styleId="BalloonText">
    <w:name w:val="Balloon Text"/>
    <w:basedOn w:val="Normal"/>
    <w:link w:val="BalloonTextChar"/>
    <w:uiPriority w:val="99"/>
    <w:semiHidden/>
    <w:unhideWhenUsed/>
    <w:rsid w:val="000C4E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4E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02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8.jpeg"/><Relationship Id="rId39" Type="http://schemas.microsoft.com/office/2011/relationships/people" Target="people.xml"/><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omments" Target="comments.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32" Type="http://schemas.openxmlformats.org/officeDocument/2006/relationships/image" Target="media/image9.png"/><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microsoft.com/office/2018/08/relationships/commentsExtensible" Target="commentsExtensible.xml"/><Relationship Id="rId28" Type="http://schemas.openxmlformats.org/officeDocument/2006/relationships/footer" Target="footer2.xml"/><Relationship Id="rId36" Type="http://schemas.openxmlformats.org/officeDocument/2006/relationships/header" Target="header3.xml"/><Relationship Id="rId10" Type="http://schemas.openxmlformats.org/officeDocument/2006/relationships/image" Target="media/image3.wmf"/><Relationship Id="rId19" Type="http://schemas.openxmlformats.org/officeDocument/2006/relationships/image" Target="http://t0.gstatic.com/images?q=tbn:ANd9GcR7BAz8hld8Rn4YZW5s_LsmbCivU780sKay-OhHY6sCfnmodrnQ" TargetMode="Externa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16/09/relationships/commentsIds" Target="commentsIds.xml"/><Relationship Id="rId27" Type="http://schemas.openxmlformats.org/officeDocument/2006/relationships/header" Target="header2.xml"/><Relationship Id="rId30" Type="http://schemas.openxmlformats.org/officeDocument/2006/relationships/footer" Target="footer4.xml"/><Relationship Id="rId35"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330A3-6FEA-43AD-A900-1FF5A4308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16</Pages>
  <Words>2841</Words>
  <Characters>16200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 Đức Võ</dc:creator>
  <cp:keywords/>
  <dc:description/>
  <cp:lastModifiedBy>Đình Long Nguyễn</cp:lastModifiedBy>
  <cp:revision>12</cp:revision>
  <dcterms:created xsi:type="dcterms:W3CDTF">2021-08-27T13:29:00Z</dcterms:created>
  <dcterms:modified xsi:type="dcterms:W3CDTF">2021-09-07T09:03:00Z</dcterms:modified>
</cp:coreProperties>
</file>